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39F435" w14:textId="77777777" w:rsidR="002846C3" w:rsidRPr="007C50E9" w:rsidRDefault="00005FFB">
      <w:pPr>
        <w:spacing w:line="480" w:lineRule="auto"/>
        <w:rPr>
          <w:rFonts w:ascii="Garamond" w:eastAsia="Cambria" w:hAnsi="Garamond" w:cs="Cambria"/>
          <w:b/>
          <w:sz w:val="24"/>
          <w:szCs w:val="24"/>
        </w:rPr>
      </w:pPr>
      <w:r w:rsidRPr="007C50E9">
        <w:rPr>
          <w:rFonts w:ascii="Garamond" w:eastAsia="Cambria" w:hAnsi="Garamond" w:cs="Cambria"/>
          <w:b/>
          <w:sz w:val="24"/>
          <w:szCs w:val="24"/>
        </w:rPr>
        <w:t>Refining conservation unit boundaries of a sentinel stream-breeding frog (</w:t>
      </w:r>
      <w:r w:rsidRPr="007C50E9">
        <w:rPr>
          <w:rFonts w:ascii="Garamond" w:eastAsia="Cambria" w:hAnsi="Garamond" w:cs="Cambria"/>
          <w:b/>
          <w:i/>
          <w:sz w:val="24"/>
          <w:szCs w:val="24"/>
        </w:rPr>
        <w:t>Rana boylii</w:t>
      </w:r>
      <w:r w:rsidRPr="007C50E9">
        <w:rPr>
          <w:rFonts w:ascii="Garamond" w:eastAsia="Cambria" w:hAnsi="Garamond" w:cs="Cambria"/>
          <w:b/>
          <w:sz w:val="24"/>
          <w:szCs w:val="24"/>
        </w:rPr>
        <w:t>) using population genomics</w:t>
      </w:r>
    </w:p>
    <w:p w14:paraId="2A5A6C82" w14:textId="77777777" w:rsidR="002846C3" w:rsidRPr="007C50E9" w:rsidRDefault="002846C3">
      <w:pPr>
        <w:spacing w:line="480" w:lineRule="auto"/>
        <w:rPr>
          <w:rFonts w:ascii="Garamond" w:eastAsia="Cambria" w:hAnsi="Garamond" w:cs="Cambria"/>
          <w:b/>
          <w:sz w:val="24"/>
          <w:szCs w:val="24"/>
        </w:rPr>
      </w:pPr>
    </w:p>
    <w:p w14:paraId="6A0191E3" w14:textId="77777777" w:rsidR="002846C3" w:rsidRPr="007C50E9" w:rsidRDefault="00005FFB">
      <w:pPr>
        <w:spacing w:line="480" w:lineRule="auto"/>
        <w:rPr>
          <w:rFonts w:ascii="Garamond" w:eastAsia="Cambria" w:hAnsi="Garamond" w:cs="Cambria"/>
          <w:sz w:val="24"/>
          <w:szCs w:val="24"/>
          <w:vertAlign w:val="superscript"/>
        </w:rPr>
      </w:pPr>
      <w:r w:rsidRPr="007C50E9">
        <w:rPr>
          <w:rFonts w:ascii="Garamond" w:eastAsia="Cambria" w:hAnsi="Garamond" w:cs="Cambria"/>
          <w:sz w:val="24"/>
          <w:szCs w:val="24"/>
        </w:rPr>
        <w:t xml:space="preserve">Ryan A. Peek </w:t>
      </w:r>
      <w:r w:rsidRPr="007C50E9">
        <w:rPr>
          <w:rFonts w:ascii="Garamond" w:eastAsia="Cambria" w:hAnsi="Garamond" w:cs="Cambria"/>
          <w:sz w:val="24"/>
          <w:szCs w:val="24"/>
          <w:vertAlign w:val="superscript"/>
        </w:rPr>
        <w:t>1,2</w:t>
      </w:r>
    </w:p>
    <w:p w14:paraId="5946A96C" w14:textId="77777777" w:rsidR="002846C3" w:rsidRPr="007C50E9" w:rsidRDefault="00005FFB">
      <w:pPr>
        <w:spacing w:line="480" w:lineRule="auto"/>
        <w:rPr>
          <w:rFonts w:ascii="Garamond" w:eastAsia="Cambria" w:hAnsi="Garamond" w:cs="Cambria"/>
          <w:sz w:val="24"/>
          <w:szCs w:val="24"/>
          <w:vertAlign w:val="superscript"/>
        </w:rPr>
      </w:pPr>
      <w:r w:rsidRPr="007C50E9">
        <w:rPr>
          <w:rFonts w:ascii="Garamond" w:eastAsia="Cambria" w:hAnsi="Garamond" w:cs="Cambria"/>
          <w:sz w:val="24"/>
          <w:szCs w:val="24"/>
        </w:rPr>
        <w:t xml:space="preserve">Sean O’Rourke </w:t>
      </w:r>
      <w:r w:rsidRPr="007C50E9">
        <w:rPr>
          <w:rFonts w:ascii="Garamond" w:eastAsia="Cambria" w:hAnsi="Garamond" w:cs="Cambria"/>
          <w:sz w:val="24"/>
          <w:szCs w:val="24"/>
          <w:vertAlign w:val="superscript"/>
        </w:rPr>
        <w:t>2</w:t>
      </w:r>
    </w:p>
    <w:p w14:paraId="06DE8D06" w14:textId="77777777" w:rsidR="002846C3" w:rsidRPr="007C50E9" w:rsidRDefault="00005FFB">
      <w:pPr>
        <w:spacing w:line="480" w:lineRule="auto"/>
        <w:rPr>
          <w:rFonts w:ascii="Garamond" w:eastAsia="Cambria" w:hAnsi="Garamond" w:cs="Cambria"/>
          <w:sz w:val="24"/>
          <w:szCs w:val="24"/>
          <w:vertAlign w:val="superscript"/>
        </w:rPr>
      </w:pPr>
      <w:r w:rsidRPr="007C50E9">
        <w:rPr>
          <w:rFonts w:ascii="Garamond" w:eastAsia="Cambria" w:hAnsi="Garamond" w:cs="Cambria"/>
          <w:sz w:val="24"/>
          <w:szCs w:val="24"/>
        </w:rPr>
        <w:t xml:space="preserve">Michael R. Miller </w:t>
      </w:r>
      <w:r w:rsidRPr="007C50E9">
        <w:rPr>
          <w:rFonts w:ascii="Garamond" w:eastAsia="Cambria" w:hAnsi="Garamond" w:cs="Cambria"/>
          <w:sz w:val="24"/>
          <w:szCs w:val="24"/>
          <w:vertAlign w:val="superscript"/>
        </w:rPr>
        <w:t>1,2</w:t>
      </w:r>
    </w:p>
    <w:p w14:paraId="22D4CB2A" w14:textId="77777777" w:rsidR="002846C3" w:rsidRPr="007C50E9" w:rsidRDefault="00005FFB">
      <w:pPr>
        <w:spacing w:line="480" w:lineRule="auto"/>
        <w:rPr>
          <w:rFonts w:ascii="Garamond" w:eastAsia="Cambria" w:hAnsi="Garamond" w:cs="Cambria"/>
          <w:sz w:val="24"/>
          <w:szCs w:val="24"/>
          <w:vertAlign w:val="superscript"/>
        </w:rPr>
      </w:pPr>
      <w:r w:rsidRPr="007C50E9">
        <w:rPr>
          <w:rFonts w:ascii="Garamond" w:eastAsia="Cambria" w:hAnsi="Garamond" w:cs="Cambria"/>
          <w:sz w:val="24"/>
          <w:szCs w:val="24"/>
          <w:vertAlign w:val="superscript"/>
        </w:rPr>
        <w:t>1</w:t>
      </w:r>
      <w:r w:rsidRPr="007C50E9">
        <w:rPr>
          <w:rFonts w:ascii="Garamond" w:eastAsia="Cambria" w:hAnsi="Garamond" w:cs="Cambria"/>
          <w:sz w:val="24"/>
          <w:szCs w:val="24"/>
        </w:rPr>
        <w:t>Center for Watershed Sciences, University of California, Davis, CA, 95616</w:t>
      </w:r>
    </w:p>
    <w:p w14:paraId="5882D5A2"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vertAlign w:val="superscript"/>
        </w:rPr>
        <w:t>2</w:t>
      </w:r>
      <w:r w:rsidRPr="007C50E9">
        <w:rPr>
          <w:rFonts w:ascii="Garamond" w:eastAsia="Cambria" w:hAnsi="Garamond" w:cs="Cambria"/>
          <w:sz w:val="24"/>
          <w:szCs w:val="24"/>
        </w:rPr>
        <w:t>Department of Animal Science, University of California, Davis, CA, 95616</w:t>
      </w:r>
    </w:p>
    <w:p w14:paraId="2E4A9DB7" w14:textId="77777777" w:rsidR="002846C3" w:rsidRPr="007C50E9" w:rsidRDefault="002846C3">
      <w:pPr>
        <w:spacing w:line="480" w:lineRule="auto"/>
        <w:rPr>
          <w:rFonts w:ascii="Garamond" w:eastAsia="Cambria" w:hAnsi="Garamond" w:cs="Cambria"/>
          <w:sz w:val="24"/>
          <w:szCs w:val="24"/>
        </w:rPr>
      </w:pPr>
    </w:p>
    <w:p w14:paraId="7F91449A" w14:textId="77777777" w:rsidR="002846C3" w:rsidRPr="007C50E9" w:rsidRDefault="00005FFB">
      <w:pPr>
        <w:spacing w:line="480" w:lineRule="auto"/>
        <w:rPr>
          <w:rFonts w:ascii="Garamond" w:eastAsia="Cambria" w:hAnsi="Garamond" w:cs="Cambria"/>
          <w:sz w:val="24"/>
          <w:szCs w:val="24"/>
        </w:rPr>
      </w:pPr>
      <w:r w:rsidRPr="007C50E9">
        <w:rPr>
          <w:rFonts w:ascii="Garamond" w:hAnsi="Garamond"/>
        </w:rPr>
        <w:br w:type="page"/>
      </w:r>
    </w:p>
    <w:p w14:paraId="0301C0F5" w14:textId="77777777" w:rsidR="002846C3" w:rsidRPr="007C50E9" w:rsidRDefault="002846C3">
      <w:pPr>
        <w:spacing w:line="480" w:lineRule="auto"/>
        <w:rPr>
          <w:rFonts w:ascii="Garamond" w:eastAsia="Cambria" w:hAnsi="Garamond" w:cs="Cambria"/>
          <w:sz w:val="24"/>
          <w:szCs w:val="24"/>
        </w:rPr>
      </w:pPr>
    </w:p>
    <w:p w14:paraId="755437F7" w14:textId="77777777" w:rsidR="002846C3" w:rsidRPr="007C50E9" w:rsidRDefault="00005FFB">
      <w:pPr>
        <w:spacing w:line="480" w:lineRule="auto"/>
        <w:rPr>
          <w:rFonts w:ascii="Garamond" w:eastAsia="Cambria" w:hAnsi="Garamond" w:cs="Cambria"/>
          <w:b/>
          <w:sz w:val="24"/>
          <w:szCs w:val="24"/>
        </w:rPr>
      </w:pPr>
      <w:r w:rsidRPr="007C50E9">
        <w:rPr>
          <w:rFonts w:ascii="Garamond" w:eastAsia="Cambria" w:hAnsi="Garamond" w:cs="Cambria"/>
          <w:b/>
          <w:sz w:val="24"/>
          <w:szCs w:val="24"/>
        </w:rPr>
        <w:t>ABSTRACT</w:t>
      </w:r>
    </w:p>
    <w:p w14:paraId="3AF3EB14"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i/>
          <w:sz w:val="24"/>
          <w:szCs w:val="24"/>
        </w:rPr>
        <w:t>Rana boylii</w:t>
      </w:r>
      <w:r w:rsidRPr="007C50E9">
        <w:rPr>
          <w:rFonts w:ascii="Garamond" w:eastAsia="Cambria" w:hAnsi="Garamond" w:cs="Cambria"/>
          <w:sz w:val="24"/>
          <w:szCs w:val="24"/>
        </w:rPr>
        <w:t xml:space="preserve"> is an imperiled frog species native to California and Oregon, currently petitioned as candidate for Federal (USFWS) and State (CDFW) listing under Endangered Species Acts. As a lotic breeding amphibian,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is tied closely to the local hydrology within the watersheds it inhabits. It is particularly sensitive to alterations to flow regimes. Future conservation of this species requires several crucial components, including refining potential conservation units (i.e., distinct population segments) and quantifying </w:t>
      </w:r>
      <w:del w:id="0" w:author="Peter Moyle" w:date="2018-09-15T16:16:00Z">
        <w:r w:rsidRPr="007C50E9" w:rsidDel="00B67E12">
          <w:rPr>
            <w:rFonts w:ascii="Garamond" w:eastAsia="Cambria" w:hAnsi="Garamond" w:cs="Cambria"/>
            <w:sz w:val="24"/>
            <w:szCs w:val="24"/>
          </w:rPr>
          <w:delText xml:space="preserve">of </w:delText>
        </w:r>
      </w:del>
      <w:r w:rsidRPr="007C50E9">
        <w:rPr>
          <w:rFonts w:ascii="Garamond" w:eastAsia="Cambria" w:hAnsi="Garamond" w:cs="Cambria"/>
          <w:sz w:val="24"/>
          <w:szCs w:val="24"/>
        </w:rPr>
        <w:t>genetic diversity and genetic diversity trajectories across the species range. We provide data on over 600 samples from 89 localities across the range of the sp</w:t>
      </w:r>
      <w:r w:rsidR="008503F8">
        <w:rPr>
          <w:rFonts w:ascii="Garamond" w:eastAsia="Cambria" w:hAnsi="Garamond" w:cs="Cambria"/>
          <w:sz w:val="24"/>
          <w:szCs w:val="24"/>
        </w:rPr>
        <w:t>ecies, identify six genomically-</w:t>
      </w:r>
      <w:r w:rsidRPr="007C50E9">
        <w:rPr>
          <w:rFonts w:ascii="Garamond" w:eastAsia="Cambria" w:hAnsi="Garamond" w:cs="Cambria"/>
          <w:sz w:val="24"/>
          <w:szCs w:val="24"/>
        </w:rPr>
        <w:t xml:space="preserve">distinct groups, as well as subdivision at local watershed scales. These data are largely congruent with a previous molecular study of </w:t>
      </w:r>
      <w:r w:rsidRPr="007C50E9">
        <w:rPr>
          <w:rFonts w:ascii="Garamond" w:eastAsia="Cambria" w:hAnsi="Garamond" w:cs="Cambria"/>
          <w:i/>
          <w:sz w:val="24"/>
          <w:szCs w:val="24"/>
        </w:rPr>
        <w:t>R. boylii</w:t>
      </w:r>
      <w:r w:rsidRPr="007C50E9">
        <w:rPr>
          <w:rFonts w:ascii="Garamond" w:eastAsia="Cambria" w:hAnsi="Garamond" w:cs="Cambria"/>
          <w:sz w:val="24"/>
          <w:szCs w:val="24"/>
        </w:rPr>
        <w:t>, although we identify the Feather watershed as a distinctive group. Quantification and comparison of genomic variation across populations indicates populations in the southern coast, southern Sierra Nevada, and Northern Sierra/Feather basin in California should have high prioritization in conservation efforts due to low genomic diversity and trajectories of diversity loss. More broadly, our results demonstrate both the critical need for regional conservation in a sentinel river species</w:t>
      </w:r>
      <w:bookmarkStart w:id="1" w:name="_GoBack"/>
      <w:bookmarkEnd w:id="1"/>
      <w:del w:id="2" w:author="Peter Moyle" w:date="2018-09-15T17:28:00Z">
        <w:r w:rsidRPr="007C50E9" w:rsidDel="003365DF">
          <w:rPr>
            <w:rFonts w:ascii="Garamond" w:eastAsia="Cambria" w:hAnsi="Garamond" w:cs="Cambria"/>
            <w:sz w:val="24"/>
            <w:szCs w:val="24"/>
          </w:rPr>
          <w:delText>,</w:delText>
        </w:r>
      </w:del>
      <w:r w:rsidRPr="007C50E9">
        <w:rPr>
          <w:rFonts w:ascii="Garamond" w:eastAsia="Cambria" w:hAnsi="Garamond" w:cs="Cambria"/>
          <w:sz w:val="24"/>
          <w:szCs w:val="24"/>
        </w:rPr>
        <w:t xml:space="preserve"> and the utility and power of genetic methods for assessing and monitoring sensitive species.</w:t>
      </w:r>
      <w:r w:rsidRPr="007C50E9">
        <w:rPr>
          <w:rFonts w:ascii="Garamond" w:eastAsia="Cambria" w:hAnsi="Garamond" w:cs="Cambria"/>
          <w:sz w:val="24"/>
          <w:szCs w:val="24"/>
        </w:rPr>
        <w:br/>
      </w:r>
    </w:p>
    <w:p w14:paraId="3A8E41D9" w14:textId="77777777" w:rsidR="002846C3" w:rsidRPr="007C50E9" w:rsidRDefault="00005FFB">
      <w:pPr>
        <w:spacing w:line="480" w:lineRule="auto"/>
        <w:rPr>
          <w:rFonts w:ascii="Garamond" w:eastAsia="Cambria" w:hAnsi="Garamond" w:cs="Cambria"/>
          <w:i/>
          <w:sz w:val="24"/>
          <w:szCs w:val="24"/>
        </w:rPr>
      </w:pPr>
      <w:r w:rsidRPr="007C50E9">
        <w:rPr>
          <w:rFonts w:ascii="Garamond" w:eastAsia="Cambria" w:hAnsi="Garamond" w:cs="Cambria"/>
          <w:b/>
          <w:sz w:val="24"/>
          <w:szCs w:val="24"/>
        </w:rPr>
        <w:t>Keywords:</w:t>
      </w:r>
      <w:r w:rsidRPr="007C50E9">
        <w:rPr>
          <w:rFonts w:ascii="Garamond" w:eastAsia="Cambria" w:hAnsi="Garamond" w:cs="Cambria"/>
          <w:i/>
          <w:sz w:val="24"/>
          <w:szCs w:val="24"/>
        </w:rPr>
        <w:t xml:space="preserve"> genomics, frogs, rivers</w:t>
      </w:r>
    </w:p>
    <w:p w14:paraId="7E80E4AA" w14:textId="77777777" w:rsidR="002846C3" w:rsidRPr="007C50E9" w:rsidRDefault="002846C3">
      <w:pPr>
        <w:spacing w:line="480" w:lineRule="auto"/>
        <w:rPr>
          <w:rFonts w:ascii="Garamond" w:eastAsia="Cambria" w:hAnsi="Garamond" w:cs="Cambria"/>
          <w:sz w:val="24"/>
          <w:szCs w:val="24"/>
        </w:rPr>
      </w:pPr>
    </w:p>
    <w:p w14:paraId="31D14EDC" w14:textId="77777777" w:rsidR="002846C3" w:rsidRPr="007C50E9" w:rsidRDefault="00005FFB">
      <w:pPr>
        <w:spacing w:line="480" w:lineRule="auto"/>
        <w:rPr>
          <w:rFonts w:ascii="Garamond" w:eastAsia="Cambria" w:hAnsi="Garamond" w:cs="Cambria"/>
          <w:sz w:val="24"/>
          <w:szCs w:val="24"/>
        </w:rPr>
      </w:pPr>
      <w:commentRangeStart w:id="3"/>
      <w:r w:rsidRPr="007C50E9">
        <w:rPr>
          <w:rFonts w:ascii="Garamond" w:eastAsia="Cambria" w:hAnsi="Garamond" w:cs="Cambria"/>
          <w:b/>
          <w:sz w:val="24"/>
          <w:szCs w:val="24"/>
        </w:rPr>
        <w:t>INTRODUCTION</w:t>
      </w:r>
      <w:commentRangeEnd w:id="3"/>
      <w:r w:rsidR="00000BC7">
        <w:rPr>
          <w:rStyle w:val="CommentReference"/>
        </w:rPr>
        <w:commentReference w:id="3"/>
      </w:r>
    </w:p>
    <w:p w14:paraId="45CB2690" w14:textId="77777777" w:rsidR="002846C3" w:rsidRPr="007C50E9" w:rsidRDefault="00005FFB">
      <w:pPr>
        <w:spacing w:line="480" w:lineRule="auto"/>
        <w:rPr>
          <w:rFonts w:ascii="Garamond" w:eastAsia="Cambria" w:hAnsi="Garamond" w:cs="Cambria"/>
          <w:sz w:val="24"/>
          <w:szCs w:val="24"/>
        </w:rPr>
      </w:pPr>
      <w:del w:id="4" w:author="Peter Moyle" w:date="2018-09-15T16:19:00Z">
        <w:r w:rsidRPr="007C50E9" w:rsidDel="00B67E12">
          <w:rPr>
            <w:rFonts w:ascii="Garamond" w:eastAsia="Cambria" w:hAnsi="Garamond" w:cs="Cambria"/>
            <w:sz w:val="24"/>
            <w:szCs w:val="24"/>
          </w:rPr>
          <w:delText xml:space="preserve">The use of </w:delText>
        </w:r>
      </w:del>
      <w:ins w:id="5" w:author="Peter Moyle" w:date="2018-09-15T16:19:00Z">
        <w:r w:rsidR="00B67E12">
          <w:rPr>
            <w:rFonts w:ascii="Garamond" w:eastAsia="Cambria" w:hAnsi="Garamond" w:cs="Cambria"/>
            <w:sz w:val="24"/>
            <w:szCs w:val="24"/>
          </w:rPr>
          <w:t>M</w:t>
        </w:r>
      </w:ins>
      <w:del w:id="6" w:author="Peter Moyle" w:date="2018-09-15T16:19:00Z">
        <w:r w:rsidRPr="007C50E9" w:rsidDel="00B67E12">
          <w:rPr>
            <w:rFonts w:ascii="Garamond" w:eastAsia="Cambria" w:hAnsi="Garamond" w:cs="Cambria"/>
            <w:sz w:val="24"/>
            <w:szCs w:val="24"/>
          </w:rPr>
          <w:delText>m</w:delText>
        </w:r>
      </w:del>
      <w:r w:rsidRPr="007C50E9">
        <w:rPr>
          <w:rFonts w:ascii="Garamond" w:eastAsia="Cambria" w:hAnsi="Garamond" w:cs="Cambria"/>
          <w:sz w:val="24"/>
          <w:szCs w:val="24"/>
        </w:rPr>
        <w:t xml:space="preserve">odern genomic sequencing technology has </w:t>
      </w:r>
      <w:ins w:id="7" w:author="Peter Moyle" w:date="2018-09-15T16:22:00Z">
        <w:r w:rsidR="00EB4C39">
          <w:rPr>
            <w:rFonts w:ascii="Garamond" w:eastAsia="Cambria" w:hAnsi="Garamond" w:cs="Cambria"/>
            <w:sz w:val="24"/>
            <w:szCs w:val="24"/>
          </w:rPr>
          <w:t xml:space="preserve">permitted much </w:t>
        </w:r>
      </w:ins>
      <w:del w:id="8" w:author="Peter Moyle" w:date="2018-09-15T16:22:00Z">
        <w:r w:rsidRPr="007C50E9" w:rsidDel="00EB4C39">
          <w:rPr>
            <w:rFonts w:ascii="Garamond" w:eastAsia="Cambria" w:hAnsi="Garamond" w:cs="Cambria"/>
            <w:sz w:val="24"/>
            <w:szCs w:val="24"/>
          </w:rPr>
          <w:delText xml:space="preserve">greatly </w:delText>
        </w:r>
      </w:del>
      <w:del w:id="9" w:author="Peter Moyle" w:date="2018-09-15T16:20:00Z">
        <w:r w:rsidRPr="007C50E9" w:rsidDel="00EB4C39">
          <w:rPr>
            <w:rFonts w:ascii="Garamond" w:eastAsia="Cambria" w:hAnsi="Garamond" w:cs="Cambria"/>
            <w:sz w:val="24"/>
            <w:szCs w:val="24"/>
          </w:rPr>
          <w:delText xml:space="preserve">advanced the ability for </w:delText>
        </w:r>
      </w:del>
      <w:r w:rsidRPr="007C50E9">
        <w:rPr>
          <w:rFonts w:ascii="Garamond" w:eastAsia="Cambria" w:hAnsi="Garamond" w:cs="Cambria"/>
          <w:sz w:val="24"/>
          <w:szCs w:val="24"/>
        </w:rPr>
        <w:t xml:space="preserve">higher resolution analyses of both geographic and ecological patterns in populations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{"citationID":"io06FDvX","properties":{"formattedCitation":"(Nunziata et al. 2017, Hendricks et al. 2018, Barbosa et al. 2018)","plainCitation":"(Nunziata et al. 2017, Hendricks et al. 2018, Barbosa et al. 2018)","noteIndex":0},"citationItems":[{"id":6641,"uris":["http://zotero.org/users/3358336/items/7X4MDUZS"],"uri":["http://zotero.org/users/3358336/items/7X4MDUZS"],"itemData":{"id":6641,"type":"article-journal","title":"Genomic data detect corresponding signatures of population size change on an ecological time scale in two salamander species","container-title":"Molecular ecology","page":"1060–1074","volume":"26","issue":"4","abstract":"Understanding the demography of species over recent history (e.g. &lt;100 years) is critical in studies of ecology and evolution, but records of population history are rarely available. Surveying genetic variation is a potential alternative to census-based estimates of population size, and can yield insight into the demography of a population. However, to assess the performance of genetic methods, it is important to compare their estimates of population history to known demography. Here, we leveraged the exceptional resources from a wetland with 37 years of amphibian mark-recapture data to study the utility of genetically based demographic inference on salamander species with documented population declines (Ambystoma talpoideum) and expansions (A. opacum), patterns that have been shown to be correlated with changes in wetland hydroperiod. We generated ddRAD data from two temporally sampled populations of A. opacum (1993, 2013) and A. talpoideum (1984, 2011) and used coalescent-based demographic inference to compare alternate evolutionary models. For both species, demographic model inference supported population size changes that corroborated mark-recapture data. Parameter estimation in A. talpoideum was robust to our variations in analytical approach, while estimates for A. opacum were highly inconsistent, tempering our confidence in detecting a demographic trend in this species. Overall, our robust results in A. talpoideum suggest that genome-based demographic inference has utility on an ecological scale, but researchers should also be cognizant that these methods may not work in all systems and evolutionary scenarios. Demographic inference may be an important tool for population monitoring and conservation management planning.","DOI":"10.1111/mec.13988","ISSN":"0962-1083, 1365-294X","note":"PMID: 28026889","language":"en","author":[{"family":"Nunziata","given":"Schyler O"},{"family":"Lance","given":"Stacey L"},{"family":"Scott","given":"David E"},{"family":"Lemmon","given":"Emily Moriarty"},{"family":"Weisrock","given":"David W"}],"issued":{"date-parts":[["2017",2]]}}},{"id":6581,"uris":["http://zotero.org/users/3358336/items/IVFJEZ75"],"uri":["http://zotero.org/users/3358336/items/IVFJEZ75"],"itemData":{"id":6581,"type":"article-journal","title":"Recent advances in conservation and population genomics data analysis","container-title":"Evolutionary applications","abstract":"Abstract New computational methods and next 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(GWAS),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 This article is protected by copyright. All rights reserved.","DOI":"10.1111/eva.12659","ISSN":"1752-4571","author":[{"family":"Hendricks","given":"S"},{"family":"Anderson","given":"E C"},{"family":"Antao","given":"T"},{"family":"Bernatchez","given":"L"},{"family":"Forester","given":"B R"},{"family":"Garner","given":"B"},{"family":"Hand","given":"B K"},{"family":"Hohenlohe","given":"P A"},{"family":"Kardos","given":"M"},{"family":"Koop","given":"B"},{"family":"Sethuraman","given":"A"},{"family":"Waples","given":"R S"},{"family":"Luikart","given":"G"}],"issued":{"date-parts":[["2018",6]]}}},{"id":12725,"uris":["http://zotero.org/users/3358336/items/NJQ5KZZN"],"uri":["http://zotero.org/users/3358336/items/NJQ5KZZN"],"itemData":{"id":12725,"type":"article-journal","title":"Integrative approaches to guide conservation decisions: Using genomics to define conservation units and functional corridors","container-title":"Molecular ecology","abstract":"Climate change and increasing habitat loss greatly impact species survival, requiring range shifts, phenotypic plasticity and/or evolutionary change for long-term persistence, which may not readily occur unaided in threatened species. Therefore, defining conservation actions requires a detailed assessment of evolutionary factors. Existing genetic diversity needs to be thoroughly evaluated and spatially mapped to define conservation units (CUs) in an evolutionary context, and we address that here. We also propose a multidisciplinary approach to determine corridors and functional connectivity between CUs by including genetic diversity in the modelling while controlling for isolation by distance and phylogeographic history. We evaluate our approach on a Near Threatened Iberian endemic rodent by analysing genotyping-by-sequencing (GBS) genomic data from 107 Cabrera voles (Microtus cabrerae), screening the entire species distribution to define categories of CUs and their connectivity: We defined six management units (MUs) which can be grouped into four evolutionarily significant units (ESUs) and three (putatively) adaptive units (AUs). We demonstrate that the three different categories of CU can be objectively defined using genomic data, and their characteristics and connectivity can inform conservation decision-making. In particular, we show that connectivity of the Cabrera vole is very limited in eastern Iberia and that the pre-Pyrenean and part of the Betic geographic nuclei contribute the most to the species genetic diversity. We argue that a multidisciplinary framework for CU definition is essential and that this framework needs a strong evolutionary basis.","DOI":"10.1111/mec.14806","ISSN":"0962-1083, 1365-294X","note":"PMID: 30030869","language":"en","author":[{"family":"Barbosa","given":"Soraia"},{"family":"Mestre","given":"Frederico"},{"family":"White","given":"Thomas A"},{"family":"Paupério","given":"Joana"},{"family":"Alves","given":"Paulo C"},{"family":"Searle","given":"Jeremy B"}],"issued":{"date-parts":[["2018",7]]}}}],"schema":"https://github.com/citation-style-language/schema/raw/master/csl-citation.json"}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(Nunziata et al. 2017, Hendricks et al. 2018, Barbosa et al. 2018)</w:t>
      </w:r>
      <w:r w:rsidR="00FC5874" w:rsidRPr="007C50E9">
        <w:rPr>
          <w:rFonts w:ascii="Garamond" w:eastAsia="Cambria" w:hAnsi="Garamond" w:cs="Cambria"/>
          <w:sz w:val="24"/>
          <w:szCs w:val="24"/>
        </w:rPr>
        <w:fldChar w:fldCharType="end"/>
      </w:r>
      <w:r w:rsidRPr="007C50E9">
        <w:rPr>
          <w:rFonts w:ascii="Garamond" w:eastAsia="Cambria" w:hAnsi="Garamond" w:cs="Cambria"/>
          <w:sz w:val="24"/>
          <w:szCs w:val="24"/>
        </w:rPr>
        <w:t>. Reduced representation sequencing methods such as restriction site-asso</w:t>
      </w:r>
      <w:r w:rsidR="00FC5874" w:rsidRPr="007C50E9">
        <w:rPr>
          <w:rFonts w:ascii="Garamond" w:eastAsia="Cambria" w:hAnsi="Garamond" w:cs="Cambria"/>
          <w:sz w:val="24"/>
          <w:szCs w:val="24"/>
        </w:rPr>
        <w:t xml:space="preserve">ciated </w:t>
      </w:r>
      <w:r w:rsidR="00FC5874" w:rsidRPr="007C50E9">
        <w:rPr>
          <w:rFonts w:ascii="Garamond" w:eastAsia="Cambria" w:hAnsi="Garamond" w:cs="Cambria"/>
          <w:sz w:val="24"/>
          <w:szCs w:val="24"/>
        </w:rPr>
        <w:lastRenderedPageBreak/>
        <w:t xml:space="preserve">DNA sequencing (RADSeq)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{"citationID":"yPBLDAEQ","properties":{"formattedCitation":"(Miller et al. 2007, Baird et al. 2008, Ali et al. 2016)","plainCitation":"(Miller et al. 2007, Baird et al. 2008, Ali et al. 2016)","noteIndex":0},"citationItems":[{"id":8850,"uris":["http://zotero.org/users/3358336/items/7LU2JWM5"],"uri":["http://zotero.org/users/3358336/items/7LU2JWM5"],"itemData":{"id":8850,"type":"article-journal","title":"Rapid and cost-effective polymorphism identification and genotyping using restriction site associated DNA (RAD) markers","container-title":"Genome research","page":"240–248","volume":"17","issue":"2","abstract":"Restriction site associated DNA (RAD) tags are a genome-wide representation of every site of a particular restriction enzyme by short DNA tags. Most organisms segregate large numbers of DNA sequence polymorphisms that disrupt restriction sites, which allows RAD tags to serve as genetic markers spread at a high density throughout the genome. Here, we demonstrate the applicability of RAD markers for both individual and bulk-segregant genotyping. First, we show that these markers can be identified and typed on pre-existing microarray formats. Second, we present a method that uses RAD marker DNA to rapidly produce a low-cost microarray genotyping resource that can be used to efficiently identify and type thousands of RAD markers. We demonstrate the utility of the former approach by using a tiling path array for the fruit fly to map a recombination breakpoint, and the latter approach by creating and using an enriched RAD marker array for the threespine stickleback. The high number of RAD markers enabled localization of a previously identified region, as well as a second region also associated with the lateral plate phenotype. Taken together, our results demonstrate that RAD markers, and the method to develop a RAD marker microarray resource, allow high-throughput, high-resolution genotyping in both model and nonmodel systems.","DOI":"DOI 10.1101/gr.5681207","ISSN":"1088-9051","author":[{"family":"Miller","given":"M R"},{"family":"Dunham","given":"J P"},{"family":"Amores","given":"A"},{"family":"Cresko","given":"W A"},{"family":"Johnson","given":"E A"}],"issued":{"date-parts":[["2007"]]}}},{"id":6616,"uris":["http://zotero.org/users/3358336/items/NETCCIE3"],"uri":["http://zotero.org/users/3358336/items/NETCCIE3"],"itemData":{"id":6616,"type":"article-journal","title":"Rapid SNP discovery and genetic mapping using sequenced RAD markers","container-title":"PloS one","page":"e3376","volume":"3","issue":"10","abstract":"Single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F(2) individuals. Barcoding also facilitated mapping of a second trait, a reduction of pelvic structure, by in silico re-sorting of individuals. To further demonstrate the ease of the RAD sequencing approach we identified polymorphic markers and mapped an induced mutation in Neurospora crassa. Sequencing of RAD markers is an integrated platform for SNP discovery and genotyping. This approach should be widely applicable to genetic mapping in a variety of organisms.","DOI":"10.1371/journal.pone.0003376","ISSN":"1932-6203","note":"PMID: 18852878","language":"en","author":[{"family":"Baird","given":"Nathan A"},{"family":"Etter","given":"Paul D"},{"family":"Atwood","given":"Tressa S"},{"family":"Currey","given":"Mark C"},{"family":"Shiver","given":"Anthony L"},{"family":"Lewis","given":"Zachary A"},{"family":"Selker","given":"Eric U"},{"family":"Cresko","given":"William A"},{"family":"Johnson","given":"Eric A"}],"issued":{"date-parts":[["2008",10]]}}},{"id":6636,"uris":["http://zotero.org/users/3358336/items/HXR64EI6"],"uri":["http://zotero.org/users/3358336/items/HXR64EI6"],"itemData":{"id":6636,"type":"article-journal","title":"RAD Capture (Rapture): Flexible and Efficient Sequence-Based Genotyping","container-title":"Genetics","page":"389–400","volume":"202","issue":"2","abstract":"Massively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science.","DOI":"10.1534/genetics.115.183665","ISSN":"0016-6731, 1943-2631","note":"PMID: 26715661","language":"en","author":[{"family":"Ali","given":"Omar A"},{"family":"O'Rourke","given":"Sean M"},{"family":"Amish","given":"Stephen J"},{"family":"Meek","given":"Mariah H"},{"family":"Luikart","given":"Gordon"},{"family":"Jeffres","given":"Carson"},{"family":"Miller","given":"Michael R"}],"issued":{"date-parts":[["2016",2]]}}}],"schema":"https://github.com/citation-style-language/schema/raw/master/csl-citation.json"}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(Miller et al. 2007, Baird et al. 2008, Ali et al. 2016)</w:t>
      </w:r>
      <w:r w:rsidR="00FC5874"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provide</w:t>
      </w:r>
      <w:del w:id="10" w:author="Peter Moyle" w:date="2018-09-15T16:23:00Z">
        <w:r w:rsidRPr="007C50E9" w:rsidDel="00EB4C39">
          <w:rPr>
            <w:rFonts w:ascii="Garamond" w:eastAsia="Cambria" w:hAnsi="Garamond" w:cs="Cambria"/>
            <w:sz w:val="24"/>
            <w:szCs w:val="24"/>
          </w:rPr>
          <w:delText>s</w:delText>
        </w:r>
      </w:del>
      <w:r w:rsidRPr="007C50E9">
        <w:rPr>
          <w:rFonts w:ascii="Garamond" w:eastAsia="Cambria" w:hAnsi="Garamond" w:cs="Cambria"/>
          <w:sz w:val="24"/>
          <w:szCs w:val="24"/>
        </w:rPr>
        <w:t xml:space="preserve"> a powerful </w:t>
      </w:r>
      <w:ins w:id="11" w:author="Peter Moyle" w:date="2018-09-15T16:23:00Z">
        <w:r w:rsidR="00EB4C39">
          <w:rPr>
            <w:rFonts w:ascii="Garamond" w:eastAsia="Cambria" w:hAnsi="Garamond" w:cs="Cambria"/>
            <w:sz w:val="24"/>
            <w:szCs w:val="24"/>
          </w:rPr>
          <w:t xml:space="preserve">means </w:t>
        </w:r>
      </w:ins>
      <w:del w:id="12" w:author="Peter Moyle" w:date="2018-09-15T16:23:00Z">
        <w:r w:rsidRPr="007C50E9" w:rsidDel="00EB4C39">
          <w:rPr>
            <w:rFonts w:ascii="Garamond" w:eastAsia="Cambria" w:hAnsi="Garamond" w:cs="Cambria"/>
            <w:sz w:val="24"/>
            <w:szCs w:val="24"/>
          </w:rPr>
          <w:delText xml:space="preserve">tool </w:delText>
        </w:r>
      </w:del>
      <w:r w:rsidRPr="007C50E9">
        <w:rPr>
          <w:rFonts w:ascii="Garamond" w:eastAsia="Cambria" w:hAnsi="Garamond" w:cs="Cambria"/>
          <w:sz w:val="24"/>
          <w:szCs w:val="24"/>
        </w:rPr>
        <w:t>to address ecological genomics questions at scales that were previously impossible using traditional field methods. Furthermore, new methods such as RAD Capture (Rapture)</w:t>
      </w:r>
      <w:r w:rsidR="00FC5874" w:rsidRPr="007C50E9">
        <w:rPr>
          <w:rFonts w:ascii="Garamond" w:eastAsia="Cambria" w:hAnsi="Garamond" w:cs="Cambria"/>
          <w:sz w:val="24"/>
          <w:szCs w:val="24"/>
        </w:rPr>
        <w:t xml:space="preserve">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{"citationID":"U8ntBfJA","properties":{"formattedCitation":"(Ali et al. 2016)","plainCitation":"(Ali et al. 2016)","noteIndex":0},"citationItems":[{"id":6636,"uris":["http://zotero.org/users/3358336/items/HXR64EI6"],"uri":["http://zotero.org/users/3358336/items/HXR64EI6"],"itemData":{"id":6636,"type":"article-journal","title":"RAD Capture (Rapture): Flexible and Efficient Sequence-Based Genotyping","container-title":"Genetics","page":"389–400","volume":"202","issue":"2","abstract":"Massively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science.","DOI":"10.1534/genetics.115.183665","ISSN":"0016-6731, 1943-2631","note":"PMID: 26715661","language":"en","author":[{"family":"Ali","given":"Omar A"},{"family":"O'Rourke","given":"Sean M"},{"family":"Amish","given":"Stephen J"},{"family":"Meek","given":"Mariah H"},{"family":"Luikart","given":"Gordon"},{"family":"Jeffres","given":"Carson"},{"family":"Miller","given":"Michael R"}],"issued":{"date-parts":[["2016",2]]}}}],"schema":"https://github.com/citation-style-language/schema/raw/master/csl-citation.json"}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(Ali et al. 2016)</w:t>
      </w:r>
      <w:r w:rsidR="00FC5874"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adapt RADSeq to target desired loci and allow highly efficient genotyping of thousands of individuals at once. </w:t>
      </w:r>
      <w:ins w:id="13" w:author="Peter Moyle" w:date="2018-09-15T16:24:00Z">
        <w:r w:rsidR="00EB4C39">
          <w:rPr>
            <w:rFonts w:ascii="Garamond" w:eastAsia="Cambria" w:hAnsi="Garamond" w:cs="Cambria"/>
            <w:sz w:val="24"/>
            <w:szCs w:val="24"/>
          </w:rPr>
          <w:t>Because</w:t>
        </w:r>
      </w:ins>
      <w:del w:id="14" w:author="Peter Moyle" w:date="2018-09-15T16:24:00Z">
        <w:r w:rsidRPr="007C50E9" w:rsidDel="00EB4C39">
          <w:rPr>
            <w:rFonts w:ascii="Garamond" w:eastAsia="Cambria" w:hAnsi="Garamond" w:cs="Cambria"/>
            <w:sz w:val="24"/>
            <w:szCs w:val="24"/>
          </w:rPr>
          <w:delText>As</w:delText>
        </w:r>
      </w:del>
      <w:r w:rsidRPr="007C50E9">
        <w:rPr>
          <w:rFonts w:ascii="Garamond" w:eastAsia="Cambria" w:hAnsi="Garamond" w:cs="Cambria"/>
          <w:sz w:val="24"/>
          <w:szCs w:val="24"/>
        </w:rPr>
        <w:t xml:space="preserve"> historical and future landscape </w:t>
      </w:r>
      <w:ins w:id="15" w:author="Peter Moyle" w:date="2018-09-15T16:25:00Z">
        <w:r w:rsidR="00EB4C39">
          <w:rPr>
            <w:rFonts w:ascii="Garamond" w:eastAsia="Cambria" w:hAnsi="Garamond" w:cs="Cambria"/>
            <w:sz w:val="24"/>
            <w:szCs w:val="24"/>
          </w:rPr>
          <w:t>changes</w:t>
        </w:r>
      </w:ins>
      <w:del w:id="16" w:author="Peter Moyle" w:date="2018-09-15T16:25:00Z">
        <w:r w:rsidRPr="007C50E9" w:rsidDel="00EB4C39">
          <w:rPr>
            <w:rFonts w:ascii="Garamond" w:eastAsia="Cambria" w:hAnsi="Garamond" w:cs="Cambria"/>
            <w:sz w:val="24"/>
            <w:szCs w:val="24"/>
          </w:rPr>
          <w:delText>use</w:delText>
        </w:r>
      </w:del>
      <w:r w:rsidRPr="007C50E9">
        <w:rPr>
          <w:rFonts w:ascii="Garamond" w:eastAsia="Cambria" w:hAnsi="Garamond" w:cs="Cambria"/>
          <w:sz w:val="24"/>
          <w:szCs w:val="24"/>
        </w:rPr>
        <w:t xml:space="preserve"> can influence species dem</w:t>
      </w:r>
      <w:r w:rsidR="00FC5874" w:rsidRPr="007C50E9">
        <w:rPr>
          <w:rFonts w:ascii="Garamond" w:eastAsia="Cambria" w:hAnsi="Garamond" w:cs="Cambria"/>
          <w:sz w:val="24"/>
          <w:szCs w:val="24"/>
        </w:rPr>
        <w:t xml:space="preserve">ography and migration patterns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{"citationID":"alMhYlkj","properties":{"formattedCitation":"(Burkey 1989, Anderson and Beer 2009, Barbosa et al. 2018)","plainCitation":"(Burkey 1989, Anderson and Beer 2009, Barbosa et al. 2018)","noteIndex":0},"citationItems":[{"id":11359,"uris":["http://zotero.org/users/3358336/items/UUBNWGAI"],"uri":["http://zotero.org/users/3358336/items/UUBNWGAI"],"itemData":{"id":11359,"type":"article-journal","title":"Extinction in Nature Reserves - the Effect of Fragmentation and the Importance of Migration between Reserve Fragments","container-title":"Oikos","page":"75-81","volume":"55","issue":"1","archive_location":"ISI:A1989AA59600011","ISSN":"0030-1299","shortTitle":"Extinction in Nature Reserves - the Effect of Fragmentation and the Importance of Migration between Reserve Fragments","journalAbbreviation":"Oikos","language":"English","author":[{"family":"Burkey","given":"T. V."}],"issued":{"date-parts":[["1989",5]]}}},{"id":7393,"uris":["http://zotero.org/users/3358336/items/8I7R8DEI"],"uri":["http://zotero.org/users/3358336/items/8I7R8DEI"],"itemData":{"id":7393,"type":"article-journal","title":"Oceanic, riverine, and genetic influences on spring chinook salmon migration timing","container-title":"Ecological applications: a publication of the Ecological Society of America","page":"1989–2003","volume":"19","issue":"8","abstract":"Migrating salmonids often return to their spawning habitats in overlapping timing patterns of multiple stocks (populations) collectively called a run that varies in its genetic makeup across and within years. Managers, tasked with developing harvest strategies on these runs, may have preseason estimates of total run size but little information on run timing. Without both it is difficult to assess a run's status in real time. Consequently, to avoid overharvest, managers tend to control the timing of harvest. However, this strategy may inadvertently affect the component stocks disproportionately and therefore the run's diversity. Thus, accurate estimates of run timing are needed to improve management. We developed a model that includes genetic and environmental factors to predict the mean run timing of chinook salmon (Oncorhynchus tshawytscha) at Bonneville Dam on the Columbia River, Oregon, USA. The model predicted mean runtiming (P &lt; 0.00001, r2 = 0.78) by characterizing genetic run timing components from the arrival timing of precocious males returning one year prior to the remainder of the adults and environmental influences of oceanic and riverine flows that impede or advance the run timing. Variations in the relative abundances of the populations in the run explain 62% of the interannual variation in mean run timing while the oceanic and riverine factors combined account for 15.5%. We suggest that when genetic run timing characteristics are preserved in species with multiple maturation strategies the information can be used to improve run time predictions and maintain genetic diversity of harvested species.","ISSN":"1051-0761","note":"PMID: 20014573","language":"en","author":[{"family":"Anderson","given":"James J"},{"family":"Beer","given":"W Nicholas"}],"issued":{"date-parts":[["2009",12]]}}},{"id":12725,"uris":["http://zotero.org/users/3358336/items/NJQ5KZZN"],"uri":["http://zotero.org/users/3358336/items/NJQ5KZZN"],"itemData":{"id":12725,"type":"article-journal","title":"Integrative approaches to guide conservation decisions: Using genomics to define conservation units and functional corridors","container-title":"Molecular ecology","abstract":"Climate change and increasing habitat loss greatly impact species survival, requiring range shifts, phenotypic plasticity and/or evolutionary change for long-term persistence, which may not readily occur unaided in threatened species. Therefore, defining conservation actions requires a detailed assessment of evolutionary factors. Existing genetic diversity needs to be thoroughly evaluated and spatially mapped to define conservation units (CUs) in an evolutionary context, and we address that here. We also propose a multidisciplinary approach to determine corridors and functional connectivity between CUs by including genetic diversity in the modelling while controlling for isolation by distance and phylogeographic history. We evaluate our approach on a Near Threatened Iberian endemic rodent by analysing genotyping-by-sequencing (GBS) genomic data from 107 Cabrera voles (Microtus cabrerae), screening the entire species distribution to define categories of CUs and their connectivity: We defined six management units (MUs) which can be grouped into four evolutionarily significant units (ESUs) and three (putatively) adaptive units (AUs). We demonstrate that the three different categories of CU can be objectively defined using genomic data, and their characteristics and connectivity can inform conservation decision-making. In particular, we show that connectivity of the Cabrera vole is very limited in eastern Iberia and that the pre-Pyrenean and part of the Betic geographic nuclei contribute the most to the species genetic diversity. We argue that a multidisciplinary framework for CU definition is essential and that this framework needs a strong evolutionary basis.","DOI":"10.1111/mec.14806","ISSN":"0962-1083, 1365-294X","note":"PMID: 30030869","language":"en","author":[{"family":"Barbosa","given":"Soraia"},{"family":"Mestre","given":"Frederico"},{"family":"White","given":"Thomas A"},{"family":"Paupério","given":"Joana"},{"family":"Alves","given":"Paulo C"},{"family":"Searle","given":"Jeremy B"}],"issued":{"date-parts":[["2018",7]]}}}],"schema":"https://github.com/citation-style-language/schema/raw/master/csl-citation.json"}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(Burkey 1989, Anderson and Beer 2009, Barbosa et al. 2018)</w:t>
      </w:r>
      <w:r w:rsidR="00FC5874"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these genomic tools </w:t>
      </w:r>
      <w:ins w:id="17" w:author="Peter Moyle" w:date="2018-09-15T16:26:00Z">
        <w:r w:rsidR="00EB4C39">
          <w:rPr>
            <w:rFonts w:ascii="Garamond" w:eastAsia="Cambria" w:hAnsi="Garamond" w:cs="Cambria"/>
            <w:sz w:val="24"/>
            <w:szCs w:val="24"/>
          </w:rPr>
          <w:t xml:space="preserve">are increasingly </w:t>
        </w:r>
      </w:ins>
      <w:del w:id="18" w:author="Peter Moyle" w:date="2018-09-15T16:26:00Z">
        <w:r w:rsidRPr="007C50E9" w:rsidDel="00EB4C39">
          <w:rPr>
            <w:rFonts w:ascii="Garamond" w:eastAsia="Cambria" w:hAnsi="Garamond" w:cs="Cambria"/>
            <w:sz w:val="24"/>
            <w:szCs w:val="24"/>
          </w:rPr>
          <w:delText>will be in</w:delText>
        </w:r>
      </w:del>
      <w:r w:rsidRPr="007C50E9">
        <w:rPr>
          <w:rFonts w:ascii="Garamond" w:eastAsia="Cambria" w:hAnsi="Garamond" w:cs="Cambria"/>
          <w:sz w:val="24"/>
          <w:szCs w:val="24"/>
        </w:rPr>
        <w:t xml:space="preserve">valuable for assessing critical factors for long-term persistence </w:t>
      </w:r>
      <w:ins w:id="19" w:author="Peter Moyle" w:date="2018-09-15T16:25:00Z">
        <w:r w:rsidR="00EB4C39">
          <w:rPr>
            <w:rFonts w:ascii="Garamond" w:eastAsia="Cambria" w:hAnsi="Garamond" w:cs="Cambria"/>
            <w:sz w:val="24"/>
            <w:szCs w:val="24"/>
          </w:rPr>
          <w:t>of</w:t>
        </w:r>
      </w:ins>
      <w:del w:id="20" w:author="Peter Moyle" w:date="2018-09-15T16:25:00Z">
        <w:r w:rsidRPr="007C50E9" w:rsidDel="00EB4C39">
          <w:rPr>
            <w:rFonts w:ascii="Garamond" w:eastAsia="Cambria" w:hAnsi="Garamond" w:cs="Cambria"/>
            <w:sz w:val="24"/>
            <w:szCs w:val="24"/>
          </w:rPr>
          <w:delText>in</w:delText>
        </w:r>
      </w:del>
      <w:r w:rsidRPr="007C50E9">
        <w:rPr>
          <w:rFonts w:ascii="Garamond" w:eastAsia="Cambria" w:hAnsi="Garamond" w:cs="Cambria"/>
          <w:sz w:val="24"/>
          <w:szCs w:val="24"/>
        </w:rPr>
        <w:t xml:space="preserve"> sensitive populations or species. </w:t>
      </w:r>
    </w:p>
    <w:p w14:paraId="1D933795"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Freshwater </w:t>
      </w:r>
      <w:del w:id="21" w:author="Peter Moyle" w:date="2018-09-15T16:27:00Z">
        <w:r w:rsidRPr="007C50E9" w:rsidDel="00EB4C39">
          <w:rPr>
            <w:rFonts w:ascii="Garamond" w:eastAsia="Cambria" w:hAnsi="Garamond" w:cs="Cambria"/>
            <w:sz w:val="24"/>
            <w:szCs w:val="24"/>
          </w:rPr>
          <w:delText xml:space="preserve">systems and </w:delText>
        </w:r>
      </w:del>
      <w:r w:rsidRPr="007C50E9">
        <w:rPr>
          <w:rFonts w:ascii="Garamond" w:eastAsia="Cambria" w:hAnsi="Garamond" w:cs="Cambria"/>
          <w:sz w:val="24"/>
          <w:szCs w:val="24"/>
        </w:rPr>
        <w:t xml:space="preserve">biota are rapidly declining globally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{"citationID":"RaPH8LO1","properties":{"formattedCitation":"(Ricciardi and Rasmussen 1999)","plainCitation":"(Ricciardi and Rasmussen 1999)","noteIndex":0},"citationItems":[{"id":8430,"uris":["http://zotero.org/users/3358336/items/NT3E7S2U"],"uri":["http://zotero.org/users/3358336/items/NT3E7S2U"],"itemData":{"id":8430,"type":"article-journal","title":"Extinction rates of North American freshwater fauna","container-title":"Conservation biology: the journal of the Society for Conservation Biology","page":"1220–1222","volume":"13","issue":"5","abstract":"Since 1900, 123 freshwater animal species have been recorded as extinct in North America. Hundreds of additional species of fishes, mollusks, crayfishes, and amphibians are considered imperiled. Using an exponential decay model, we derived recent and future extinction rates for North American freshwater fauna that are five times higher than those for terrestrial fauna. Assuming that imperiled freshwater species will not survive throughout the next century, our model projects a future extinction rate of 4% per decade, which suggests that North America's temperate freshwater ecosystems are being depleted of species as rapidly as tropical forests.","DOI":"DOI 10.1046/j.1523-1739.1999.98380.x","ISSN":"0888-8892","author":[{"family":"Ricciardi","given":"A"},{"family":"Rasmussen","given":"J B"}],"issued":{"date-parts":[["1999"]]}}}],"schema":"https://github.com/citation-style-language/schema/raw/master/csl-citation.json"}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(Ricciardi and Rasmussen 1999)</w:t>
      </w:r>
      <w:r w:rsidR="00FC5874"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and conservation efforts </w:t>
      </w:r>
      <w:del w:id="22" w:author="Peter Moyle" w:date="2018-09-15T16:27:00Z">
        <w:r w:rsidRPr="007C50E9" w:rsidDel="00EB4C39">
          <w:rPr>
            <w:rFonts w:ascii="Garamond" w:eastAsia="Cambria" w:hAnsi="Garamond" w:cs="Cambria"/>
            <w:sz w:val="24"/>
            <w:szCs w:val="24"/>
          </w:rPr>
          <w:delText xml:space="preserve">will </w:delText>
        </w:r>
      </w:del>
      <w:r w:rsidRPr="007C50E9">
        <w:rPr>
          <w:rFonts w:ascii="Garamond" w:eastAsia="Cambria" w:hAnsi="Garamond" w:cs="Cambria"/>
          <w:sz w:val="24"/>
          <w:szCs w:val="24"/>
        </w:rPr>
        <w:t xml:space="preserve">require assessment of the adaptive capacity of populations to rapid environmental change. For effective conservation management, it is important to define and establish clear geographic boundaries for conservation units such as distinct population segments across a species’ range. </w:t>
      </w:r>
      <w:commentRangeStart w:id="23"/>
      <w:r w:rsidRPr="007C50E9">
        <w:rPr>
          <w:rFonts w:ascii="Garamond" w:eastAsia="Cambria" w:hAnsi="Garamond" w:cs="Cambria"/>
          <w:sz w:val="24"/>
          <w:szCs w:val="24"/>
        </w:rPr>
        <w:t xml:space="preserve">Delineation of distinct population segments can be utilized in conservation management, and furthermore, quantification of relative genetic diversity within population groups can provide additional information as both a benchmark as well as for response metrics to restoration actions. </w:t>
      </w:r>
      <w:commentRangeEnd w:id="23"/>
      <w:r w:rsidR="00EB4C39">
        <w:rPr>
          <w:rStyle w:val="CommentReference"/>
        </w:rPr>
        <w:commentReference w:id="23"/>
      </w:r>
      <w:r w:rsidRPr="007C50E9">
        <w:rPr>
          <w:rFonts w:ascii="Garamond" w:eastAsia="Cambria" w:hAnsi="Garamond" w:cs="Cambria"/>
          <w:sz w:val="24"/>
          <w:szCs w:val="24"/>
        </w:rPr>
        <w:t xml:space="preserve">Thus, quantifying and linking landscape change with genetic diversity metrics </w:t>
      </w:r>
      <w:del w:id="24" w:author="Peter Moyle" w:date="2018-09-15T16:29:00Z">
        <w:r w:rsidRPr="007C50E9" w:rsidDel="00EB4C39">
          <w:rPr>
            <w:rFonts w:ascii="Garamond" w:eastAsia="Cambria" w:hAnsi="Garamond" w:cs="Cambria"/>
            <w:sz w:val="24"/>
            <w:szCs w:val="24"/>
          </w:rPr>
          <w:delText xml:space="preserve">may </w:delText>
        </w:r>
      </w:del>
      <w:ins w:id="25" w:author="Peter Moyle" w:date="2018-09-15T16:30:00Z">
        <w:r w:rsidR="00000BC7">
          <w:rPr>
            <w:rFonts w:ascii="Garamond" w:eastAsia="Cambria" w:hAnsi="Garamond" w:cs="Cambria"/>
            <w:sz w:val="24"/>
            <w:szCs w:val="24"/>
          </w:rPr>
          <w:t xml:space="preserve">allows </w:t>
        </w:r>
      </w:ins>
      <w:del w:id="26" w:author="Peter Moyle" w:date="2018-09-15T16:30:00Z">
        <w:r w:rsidRPr="007C50E9" w:rsidDel="00000BC7">
          <w:rPr>
            <w:rFonts w:ascii="Garamond" w:eastAsia="Cambria" w:hAnsi="Garamond" w:cs="Cambria"/>
            <w:sz w:val="24"/>
            <w:szCs w:val="24"/>
          </w:rPr>
          <w:delText xml:space="preserve">provide an important benchmark to </w:delText>
        </w:r>
      </w:del>
      <w:r w:rsidRPr="007C50E9">
        <w:rPr>
          <w:rFonts w:ascii="Garamond" w:eastAsia="Cambria" w:hAnsi="Garamond" w:cs="Cambria"/>
          <w:sz w:val="24"/>
          <w:szCs w:val="24"/>
        </w:rPr>
        <w:t>track</w:t>
      </w:r>
      <w:ins w:id="27" w:author="Peter Moyle" w:date="2018-09-15T16:30:00Z">
        <w:r w:rsidR="00000BC7">
          <w:rPr>
            <w:rFonts w:ascii="Garamond" w:eastAsia="Cambria" w:hAnsi="Garamond" w:cs="Cambria"/>
            <w:sz w:val="24"/>
            <w:szCs w:val="24"/>
          </w:rPr>
          <w:t xml:space="preserve">ing of </w:t>
        </w:r>
      </w:ins>
      <w:r w:rsidRPr="007C50E9">
        <w:rPr>
          <w:rFonts w:ascii="Garamond" w:eastAsia="Cambria" w:hAnsi="Garamond" w:cs="Cambria"/>
          <w:sz w:val="24"/>
          <w:szCs w:val="24"/>
        </w:rPr>
        <w:t xml:space="preserve"> how sensitive populations respond to future environmental change (through reduced adaptive potential) as well as evaluating whether restoration efforts are effective (i.e., increasing genetic connectivity, diversity, effective breeder/population size).  </w:t>
      </w:r>
    </w:p>
    <w:p w14:paraId="33C81DBB"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Amphibians are particularly sensitive to changes in the ecosystem due to their physiology and ontogeny </w:t>
      </w:r>
      <w:r w:rsidR="00FC5874" w:rsidRPr="007C50E9">
        <w:rPr>
          <w:rFonts w:ascii="Garamond" w:eastAsia="Cambria" w:hAnsi="Garamond" w:cs="Cambria"/>
          <w:sz w:val="24"/>
          <w:szCs w:val="24"/>
        </w:rPr>
        <w:fldChar w:fldCharType="begin"/>
      </w:r>
      <w:r w:rsidR="00FC5874" w:rsidRPr="007C50E9">
        <w:rPr>
          <w:rFonts w:ascii="Garamond" w:eastAsia="Cambria" w:hAnsi="Garamond" w:cs="Cambria"/>
          <w:sz w:val="24"/>
          <w:szCs w:val="24"/>
        </w:rPr>
        <w:instrText xml:space="preserve"> ADDIN ZOTERO_ITEM CSL_CITATION {"citationID":"8ws3rkW1","properties":{"formattedCitation":"(Davidson et al. 2002, Beebee and Griffiths 2005)","plainCitation":"(Davidson et al. 2002, Beebee and Griffiths 2005)","noteIndex":0},"citationItems":[{"id":8333,"uris":["http://zotero.org/users/3358336/items/AERA7UCP"],"uri":["http://zotero.org/users/3358336/items/AERA7UCP"],"itemData":{"id":8333,"type":"article-journal","title":"Spatial tests of the pesticide drift, habitat destruction, UV</w:instrText>
      </w:r>
      <w:r w:rsidR="00FC5874" w:rsidRPr="007C50E9">
        <w:rPr>
          <w:rFonts w:ascii="Cambria Math" w:eastAsia="Cambria" w:hAnsi="Cambria Math" w:cs="Cambria Math"/>
          <w:sz w:val="24"/>
          <w:szCs w:val="24"/>
        </w:rPr>
        <w:instrText>‐</w:instrText>
      </w:r>
      <w:r w:rsidR="00FC5874" w:rsidRPr="007C50E9">
        <w:rPr>
          <w:rFonts w:ascii="Garamond" w:eastAsia="Cambria" w:hAnsi="Garamond" w:cs="Cambria"/>
          <w:sz w:val="24"/>
          <w:szCs w:val="24"/>
        </w:rPr>
        <w:instrText>B, and climate</w:instrText>
      </w:r>
      <w:r w:rsidR="00FC5874" w:rsidRPr="007C50E9">
        <w:rPr>
          <w:rFonts w:ascii="Cambria Math" w:eastAsia="Cambria" w:hAnsi="Cambria Math" w:cs="Cambria Math"/>
          <w:sz w:val="24"/>
          <w:szCs w:val="24"/>
        </w:rPr>
        <w:instrText>‐</w:instrText>
      </w:r>
      <w:r w:rsidR="00FC5874" w:rsidRPr="007C50E9">
        <w:rPr>
          <w:rFonts w:ascii="Garamond" w:eastAsia="Cambria" w:hAnsi="Garamond" w:cs="Cambria"/>
          <w:sz w:val="24"/>
          <w:szCs w:val="24"/>
        </w:rPr>
        <w:instrText xml:space="preserve">change hypotheses for California amphibian declines","container-title":"Conservation biology: the journal of the Society for Conservation Biology","page":"1588–1601","volume":"16","issue":"6","abstract":"Abstract: Wind-borne pesticides have long been suggested as a cause of amphibian declines in areas without obvious habitat destruction. In California, the transport and deposition of pesticides from the agriculturally intensive Central Valley to the adjacent Sierra","ISSN":"0888-8892","author":[{"family":"Davidson","given":"C"},{"family":"Shaffer","given":"H B"},{"family":"Jennings - Conservation Biology","given":"M R"},{"literal":"2002"}],"issued":{"date-parts":[["2002"]]}}},{"id":7278,"uris":["http://zotero.org/users/3358336/items/3EQWYJ2F"],"uri":["http://zotero.org/users/3358336/items/3EQWYJ2F"],"itemData":{"id":7278,"type":"article-journal","title":"The amphibian decline crisis: A watershed for conservation biology?","container-title":"Biological conservation","page":"271–285","volume":"125","issue":"3","abstract":"Abstract Amphibians have declined dramatically in many areas of the world. These declines seem to have worsened over the past 25 years and amphibians are now more threatened than either mammals or birds, though comparisons with other taxa are confounded by a shortage of reliable data. Research into amphibian declines has focused on: (1) documentation at the landscape or population level; and (2) observational and experimental work on potential causes of declines. Although loss of habitat is known to have impacted amphibians for decades, recent research has focused on the effects of environmental contaminants, UV-B irradiation, emerging diseases, the introduction of alien species, direct exploitation, and climate change. Such factors may interact with each other, but high levels of mortality do not necessarily lead to population declines. Major challenges remain in extrapolating from experimental data to population level effects, and in developing methodologies that will provide unbiased descriptions of amphibian population dynamics. Although amphibians have been widely advocated as good biological indicators, there is little evidence to suggest that they are more effective than other taxa as surrogate measures of biodiversity or habitat quality. As many of the threats facing amphibians are extremely difficult to neutralize in the short- to medium-term, the chances of ameliorating – let alone reversing – amphibian declines seem very poor.","DOI":"10.1016/j.biocon.2005.04.009","ISSN":"0006-3207","author":[{"family":"Beebee","given":"Trevor J C"},{"family":"Griffiths","given":"Richard A"}],"issued":{"date-parts":[["2005",10]]}}}],"schema":"https://github.com/citation-style-language/schema/raw/master/csl-citation.json"} </w:instrText>
      </w:r>
      <w:r w:rsidR="00FC5874" w:rsidRPr="007C50E9">
        <w:rPr>
          <w:rFonts w:ascii="Garamond" w:eastAsia="Cambria" w:hAnsi="Garamond" w:cs="Cambria"/>
          <w:sz w:val="24"/>
          <w:szCs w:val="24"/>
        </w:rPr>
        <w:fldChar w:fldCharType="separate"/>
      </w:r>
      <w:r w:rsidR="00FC5874" w:rsidRPr="007C50E9">
        <w:rPr>
          <w:rFonts w:ascii="Garamond" w:eastAsia="Cambria" w:hAnsi="Garamond" w:cs="Cambria"/>
          <w:noProof/>
          <w:sz w:val="24"/>
          <w:szCs w:val="24"/>
        </w:rPr>
        <w:t>(Davidson et al. 2002, Beebee and Griffiths 2005)</w:t>
      </w:r>
      <w:r w:rsidR="00FC5874" w:rsidRPr="007C50E9">
        <w:rPr>
          <w:rFonts w:ascii="Garamond" w:eastAsia="Cambria" w:hAnsi="Garamond" w:cs="Cambria"/>
          <w:sz w:val="24"/>
          <w:szCs w:val="24"/>
        </w:rPr>
        <w:fldChar w:fldCharType="end"/>
      </w:r>
      <w:ins w:id="28" w:author="Peter Moyle" w:date="2018-09-15T16:31:00Z">
        <w:r w:rsidR="00000BC7">
          <w:rPr>
            <w:rFonts w:ascii="Garamond" w:eastAsia="Cambria" w:hAnsi="Garamond" w:cs="Cambria"/>
            <w:sz w:val="24"/>
            <w:szCs w:val="24"/>
          </w:rPr>
          <w:t>;</w:t>
        </w:r>
      </w:ins>
      <w:del w:id="29" w:author="Peter Moyle" w:date="2018-09-15T16:31:00Z">
        <w:r w:rsidRPr="007C50E9" w:rsidDel="00000BC7">
          <w:rPr>
            <w:rFonts w:ascii="Garamond" w:eastAsia="Cambria" w:hAnsi="Garamond" w:cs="Cambria"/>
            <w:sz w:val="24"/>
            <w:szCs w:val="24"/>
          </w:rPr>
          <w:delText>,</w:delText>
        </w:r>
      </w:del>
      <w:r w:rsidRPr="007C50E9">
        <w:rPr>
          <w:rFonts w:ascii="Garamond" w:eastAsia="Cambria" w:hAnsi="Garamond" w:cs="Cambria"/>
          <w:sz w:val="24"/>
          <w:szCs w:val="24"/>
        </w:rPr>
        <w:t xml:space="preserve"> thus the ability to utilize environmental variables as life history cues can be especially important. In highly dynamic riverine environments, organisms must constantly adapt to temporal and spatial changes. One such sentinel stream-breeding species is the </w:t>
      </w:r>
      <w:ins w:id="30" w:author="Peter Moyle" w:date="2018-09-15T16:32:00Z">
        <w:r w:rsidR="00000BC7">
          <w:rPr>
            <w:rFonts w:ascii="Garamond" w:eastAsia="Cambria" w:hAnsi="Garamond" w:cs="Cambria"/>
            <w:sz w:val="24"/>
            <w:szCs w:val="24"/>
          </w:rPr>
          <w:t>f</w:t>
        </w:r>
      </w:ins>
      <w:commentRangeStart w:id="31"/>
      <w:del w:id="32" w:author="Peter Moyle" w:date="2018-09-15T16:32:00Z">
        <w:r w:rsidRPr="007C50E9" w:rsidDel="00000BC7">
          <w:rPr>
            <w:rFonts w:ascii="Garamond" w:eastAsia="Cambria" w:hAnsi="Garamond" w:cs="Cambria"/>
            <w:sz w:val="24"/>
            <w:szCs w:val="24"/>
          </w:rPr>
          <w:delText>F</w:delText>
        </w:r>
      </w:del>
      <w:r w:rsidRPr="007C50E9">
        <w:rPr>
          <w:rFonts w:ascii="Garamond" w:eastAsia="Cambria" w:hAnsi="Garamond" w:cs="Cambria"/>
          <w:sz w:val="24"/>
          <w:szCs w:val="24"/>
        </w:rPr>
        <w:t xml:space="preserve">oothill yellow-legged frog </w:t>
      </w:r>
      <w:commentRangeEnd w:id="31"/>
      <w:r w:rsidR="00000BC7">
        <w:rPr>
          <w:rStyle w:val="CommentReference"/>
        </w:rPr>
        <w:commentReference w:id="31"/>
      </w:r>
      <w:r w:rsidRPr="007C50E9">
        <w:rPr>
          <w:rFonts w:ascii="Garamond" w:eastAsia="Cambria" w:hAnsi="Garamond" w:cs="Cambria"/>
          <w:sz w:val="24"/>
          <w:szCs w:val="24"/>
        </w:rPr>
        <w:t>(</w:t>
      </w:r>
      <w:r w:rsidRPr="007C50E9">
        <w:rPr>
          <w:rFonts w:ascii="Garamond" w:eastAsia="Cambria" w:hAnsi="Garamond" w:cs="Cambria"/>
          <w:i/>
          <w:sz w:val="24"/>
          <w:szCs w:val="24"/>
        </w:rPr>
        <w:t>Rana boylii</w:t>
      </w:r>
      <w:r w:rsidRPr="007C50E9">
        <w:rPr>
          <w:rFonts w:ascii="Garamond" w:eastAsia="Cambria" w:hAnsi="Garamond" w:cs="Cambria"/>
          <w:sz w:val="24"/>
          <w:szCs w:val="24"/>
        </w:rPr>
        <w:t xml:space="preserve">), a native to California and </w:t>
      </w:r>
      <w:r w:rsidRPr="007C50E9">
        <w:rPr>
          <w:rFonts w:ascii="Garamond" w:eastAsia="Cambria" w:hAnsi="Garamond" w:cs="Cambria"/>
          <w:sz w:val="24"/>
          <w:szCs w:val="24"/>
        </w:rPr>
        <w:lastRenderedPageBreak/>
        <w:t>Oregon which historically occurred in lower elevation (0-1500m) streams and rivers from Southern Oregon to northern Baja California west of the Sierra-Cascade cres</w:t>
      </w:r>
      <w:r w:rsidR="00FC5874" w:rsidRPr="007C50E9">
        <w:rPr>
          <w:rFonts w:ascii="Garamond" w:eastAsia="Cambria" w:hAnsi="Garamond" w:cs="Cambria"/>
          <w:sz w:val="24"/>
          <w:szCs w:val="24"/>
        </w:rPr>
        <w:t>t</w:t>
      </w:r>
      <w:r w:rsidR="00131E19" w:rsidRPr="007C50E9">
        <w:rPr>
          <w:rFonts w:ascii="Garamond" w:eastAsia="Cambria" w:hAnsi="Garamond" w:cs="Cambria"/>
          <w:sz w:val="24"/>
          <w:szCs w:val="24"/>
        </w:rPr>
        <w:t xml:space="preserve"> </w:t>
      </w:r>
      <w:r w:rsidR="00131E19" w:rsidRPr="007C50E9">
        <w:rPr>
          <w:rFonts w:ascii="Garamond" w:eastAsia="Cambria" w:hAnsi="Garamond" w:cs="Cambria"/>
          <w:sz w:val="24"/>
          <w:szCs w:val="24"/>
        </w:rPr>
        <w:fldChar w:fldCharType="begin"/>
      </w:r>
      <w:r w:rsidR="00131E19" w:rsidRPr="007C50E9">
        <w:rPr>
          <w:rFonts w:ascii="Garamond" w:eastAsia="Cambria" w:hAnsi="Garamond" w:cs="Cambria"/>
          <w:sz w:val="24"/>
          <w:szCs w:val="24"/>
        </w:rPr>
        <w:instrText xml:space="preserve"> ADDIN ZOTERO_ITEM CSL_CITATION {"citationID":"RSjZZbiD","properties":{"formattedCitation":"(Stebbins 2003)","plainCitation":"(Stebbins 2003)","noteIndex":0},"citationItems":[{"id":6654,"uris":["http://zotero.org/users/3358336/items/3YYLMAWB"],"uri":["http://zotero.org/users/3358336/items/3YYLMAWB"],"itemData":{"id":6654,"type":"book","title":"A Field Guide to Western Reptiles and Amphibians","collection-title":"Peterson field guide series","publisher":"Houghton Mifflin Harcourt","publisher-place":"Boston","edition":"3rd","event-place":"Boston","abstract":"This third edition covers all the species of reptiles and amphibians found in western North America. More than 650 full-color paintings and photographs show key details for making accurate identifications. Up-to-date color range maps give species' distributions. Important information on conservation efforts and survival status rounds out the detailed species descriptions.","ISBN":"978-0-395-98272-3","language":"en","author":[{"family":"Stebbins","given":"Robert C"}],"issued":{"date-parts":[["2003"]]}}}],"schema":"https://github.com/citation-style-language/schema/raw/master/csl-citation.json"} </w:instrText>
      </w:r>
      <w:r w:rsidR="00131E19" w:rsidRPr="007C50E9">
        <w:rPr>
          <w:rFonts w:ascii="Garamond" w:eastAsia="Cambria" w:hAnsi="Garamond" w:cs="Cambria"/>
          <w:sz w:val="24"/>
          <w:szCs w:val="24"/>
        </w:rPr>
        <w:fldChar w:fldCharType="separate"/>
      </w:r>
      <w:r w:rsidR="00131E19" w:rsidRPr="007C50E9">
        <w:rPr>
          <w:rFonts w:ascii="Garamond" w:eastAsia="Cambria" w:hAnsi="Garamond" w:cs="Cambria"/>
          <w:noProof/>
          <w:sz w:val="24"/>
          <w:szCs w:val="24"/>
        </w:rPr>
        <w:t>(Stebbins 2003)</w:t>
      </w:r>
      <w:r w:rsidR="00131E19" w:rsidRPr="007C50E9">
        <w:rPr>
          <w:rFonts w:ascii="Garamond" w:eastAsia="Cambria" w:hAnsi="Garamond" w:cs="Cambria"/>
          <w:sz w:val="24"/>
          <w:szCs w:val="24"/>
        </w:rPr>
        <w:fldChar w:fldCharType="end"/>
      </w:r>
      <w:r w:rsidR="00FC5874" w:rsidRPr="007C50E9">
        <w:rPr>
          <w:rFonts w:ascii="Garamond" w:eastAsia="Cambria" w:hAnsi="Garamond" w:cs="Cambria"/>
          <w:sz w:val="24"/>
          <w:szCs w:val="24"/>
        </w:rPr>
        <w:t>.</w:t>
      </w:r>
      <w:r w:rsidRPr="007C50E9">
        <w:rPr>
          <w:rFonts w:ascii="Garamond" w:eastAsia="Cambria" w:hAnsi="Garamond" w:cs="Cambria"/>
          <w:sz w:val="24"/>
          <w:szCs w:val="24"/>
        </w:rPr>
        <w:t xml:space="preserve"> As a lotic breeding amphibian,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is tied closely to the local hydrology in watersheds it inhabits, and therefore it is particularly sensitive to alterations to flow regimes </w:t>
      </w:r>
      <w:r w:rsidR="00131E19" w:rsidRPr="007C50E9">
        <w:rPr>
          <w:rFonts w:ascii="Garamond" w:eastAsia="Cambria" w:hAnsi="Garamond" w:cs="Cambria"/>
          <w:sz w:val="24"/>
          <w:szCs w:val="24"/>
        </w:rPr>
        <w:fldChar w:fldCharType="begin"/>
      </w:r>
      <w:r w:rsidR="00131E19" w:rsidRPr="007C50E9">
        <w:rPr>
          <w:rFonts w:ascii="Garamond" w:eastAsia="Cambria" w:hAnsi="Garamond" w:cs="Cambria"/>
          <w:sz w:val="24"/>
          <w:szCs w:val="24"/>
        </w:rPr>
        <w:instrText xml:space="preserve"> ADDIN ZOTERO_ITEM CSL_CITATION {"citationID":"C5WuEYht","properties":{"formattedCitation":"(Kupferberg 1996, Lind et al. 1996, Kupferberg et al. 2012)","plainCitation":"(Kupferberg 1996, Lind et al. 1996, Kupferberg et al. 2012)","noteIndex":0},"citationItems":[{"id":6620,"uris":["http://zotero.org/users/3358336/items/FCG7DS9V"],"uri":["http://zotero.org/users/3358336/items/FCG7DS9V"],"itemData":{"id":6620,"type":"article-journal","title":"Hydrologic and geomorphic factors affecting conservation of a river-breeding frog (Rana boylii)","container-title":"Ecological applications: a publication of the Ecological Society of America","page":"1332–1344","volume":"6","issue":"4","abstract":"Organisms that live in highly variable environments, such as rivers, rely on adaptations to withstand and recover from disturbance. These adaptations include behavioral traits, such as habitat preference and plasticity of reproductive timing, that minimize the effects of discharge fluctuation. Studies linking hydrologic regime, habitat preference, and population processes, however, are predominantly limited to fish. Information on other sensitive taxa is necessary to facilitate conservation of multispecies assemblages and restoration of biodiversity in degraded river channels. I studied the functional relationship between physical habitat and reproduction of the foothills yellow-legged frog (Rana boylii), a California State Species of Special Concern. From 1992 to 1994, I mapped breeding sites along 5.3 km of the South Fork Eel River in northern California and monitored egg survival to hatching. Frogs selected sites over a range of spatial scales and timed their egg-laying to avoid fluctuations in river stage and current velocity associated with changes in discharge. The main sources of mortality were desiccation and subsequent predation of eggs in a dry year and scour from substrate in wet years, both caused by changes in stage and velocity. At the finest spatial scale, frogs attached eggs to cobbles and boulders at lower than ambient flow velocities. At larger scales, breeding sites were near confluences of tributary drainages and were located in wide, shallow reaches. Clutches laid in relatively narrower and deeper channels had poor survival in rainy as well as dry springs. Most breeding sites were used repeatedly, despite between- and within-year variation in spring stage of the river. This pattern of site selection suggests that conservation of Rana boylii may be enhanced by maintaining or restoring channels with shapes that provide stable habitat over a range of river stages.","DOI":"Doi 10.2307/2269611","ISSN":"1051-0761","author":[{"family":"Kupferberg","given":"S J"}],"issued":{"date-parts":[["1996"]]}}},{"id":6618,"uris":["http://zotero.org/users/3358336/items/XUUPYZ4I"],"uri":["http://zotero.org/users/3358336/items/XUUPYZ4I"],"itemData":{"id":6618,"type":"article-journal","title":"The effects of a dam on breeding habitat and egg survival of the foothill yellow-legged frog (Rana boylii) in Northwestern Calfifornia","container-title":"Herpetological review","page":"62–66","volume":"27","issue":"2","abstract":"Although the debate continues on the relative roles of natural fluctuations and anthropogenic influences in recently observed amphibian population declines (Blaustein 1994; McCoy 1994; Pechman et al. 1991; Pechman and Wilbur 1994; Travis 1994), many …","ISSN":"0018-084X","author":[{"family":"Lind","given":"Amy J"},{"family":"Welsh","given":"Hartwell H","suffix":"Jr"},{"family":"Wilson","given":"Randolph A"}],"issued":{"date-parts":[["1996"]]}}},{"id":6656,"uris":["http://zotero.org/users/3358336/items/S9QSZ7U6"],"uri":["http://zotero.org/users/3358336/items/S9QSZ7U6"],"itemData":{"id":6656,"type":"article-journal","title":"Effects of flow regimes altered by dams on survival, population declines, and range-wide losses of California river-breeding frogs","container-title":"Conservation biology: the journal of the Society for Conservation Biology","page":"513–524","volume":"26","issue":"3","abstract":"Widespread alteration of natural hydrologic patterns by large dams combined with peak demands for power and water delivery during summer months have resulted in frequent aseasonal flow pulses in rivers of western North America. Native species in these ecosystems have evolved with predictable annual flood-drought cycles; thus, their likelihood of persistence may decrease in response to disruption of the seasonal synchrony between stable low-flow conditions and reproduction. We evaluated whether altered flow regimes affected 2 native frogs in California and Oregon (U.S.A.) at 4 spatial and temporal extents. We examined changes in species distribution over approximately 50 years, current population density in 11 regulated and 16 unregulated rivers, temporal trends in abundance among populations occupying rivers with different hydrologic histories, and within-year patterns of survival relative to seasonal hydrology. The foothill yellow-legged frog (Rana boylii), which breeds only in flowing water, is more likely to be absent downstream of large dams than in free-flowing rivers, and breeding populations are on average 5 times smaller in regulated rivers than in unregulated rivers. Time series data (range = 8 - 19 years) from 5 populations of yellow-legged frogs and 2 populations of California red-legged frogs (R. draytonii) across a gradient of natural to highly artificial timing and magnitude of flooding indicate that variability of flows in spring and summer is strongly correlated with high mortality of early life stages and subsequent decreases in densities of adult females. Flow management that better mimics natural flow timing is likely to promote persistence of these species and others with similar phenology.","DOI":"10.1111/j.1523-1739.2012.01837.x","ISSN":"0888-8892, 1523-1739","note":"PMID: 22594596","language":"en","author":[{"family":"Kupferberg","given":"Sarah J"},{"family":"Palen","given":"Wendy J"},{"family":"Lind","given":"Amy J"},{"family":"Bobzien","given":"Steve"},{"family":"Catenazzi","given":"Alessandro"},{"family":"Drennan","given":"Joe"},{"family":"Power","given":"Mary E"}],"issued":{"date-parts":[["2012",6]]}}}],"schema":"https://github.com/citation-style-language/schema/raw/master/csl-citation.json"} </w:instrText>
      </w:r>
      <w:r w:rsidR="00131E19" w:rsidRPr="007C50E9">
        <w:rPr>
          <w:rFonts w:ascii="Garamond" w:eastAsia="Cambria" w:hAnsi="Garamond" w:cs="Cambria"/>
          <w:sz w:val="24"/>
          <w:szCs w:val="24"/>
        </w:rPr>
        <w:fldChar w:fldCharType="separate"/>
      </w:r>
      <w:r w:rsidR="00131E19" w:rsidRPr="007C50E9">
        <w:rPr>
          <w:rFonts w:ascii="Garamond" w:eastAsia="Cambria" w:hAnsi="Garamond" w:cs="Cambria"/>
          <w:noProof/>
          <w:sz w:val="24"/>
          <w:szCs w:val="24"/>
        </w:rPr>
        <w:t>(Kupferberg 1996, Lind et al. 1996, Kupferberg et al. 2012)</w:t>
      </w:r>
      <w:r w:rsidR="00131E19"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t>
      </w:r>
    </w:p>
    <w:p w14:paraId="1F29572B" w14:textId="77777777" w:rsidR="002846C3" w:rsidRPr="007C50E9" w:rsidRDefault="00005FFB">
      <w:pPr>
        <w:spacing w:line="480" w:lineRule="auto"/>
        <w:ind w:firstLine="720"/>
        <w:rPr>
          <w:rFonts w:ascii="Garamond" w:eastAsia="Cambria" w:hAnsi="Garamond" w:cs="Cambria"/>
          <w:sz w:val="24"/>
          <w:szCs w:val="24"/>
        </w:rPr>
      </w:pPr>
      <w:commentRangeStart w:id="33"/>
      <w:r w:rsidRPr="007C50E9">
        <w:rPr>
          <w:rFonts w:ascii="Garamond" w:eastAsia="Cambria" w:hAnsi="Garamond" w:cs="Cambria"/>
          <w:sz w:val="24"/>
          <w:szCs w:val="24"/>
        </w:rPr>
        <w:t xml:space="preserve">As with many amphibians in California </w:t>
      </w:r>
      <w:r w:rsidR="00131E19" w:rsidRPr="007C50E9">
        <w:rPr>
          <w:rFonts w:ascii="Garamond" w:eastAsia="Cambria" w:hAnsi="Garamond" w:cs="Cambria"/>
          <w:sz w:val="24"/>
          <w:szCs w:val="24"/>
        </w:rPr>
        <w:fldChar w:fldCharType="begin"/>
      </w:r>
      <w:r w:rsidR="00131E19" w:rsidRPr="007C50E9">
        <w:rPr>
          <w:rFonts w:ascii="Garamond" w:eastAsia="Cambria" w:hAnsi="Garamond" w:cs="Cambria"/>
          <w:sz w:val="24"/>
          <w:szCs w:val="24"/>
        </w:rPr>
        <w:instrText xml:space="preserve"> ADDIN ZOTERO_ITEM CSL_CITATION {"citationID":"D8kIzDhx","properties":{"formattedCitation":"(Davidson 2004, Vredenburg and Wake 2007, Peek 2010, Kupferberg et al. 2012, Thomson et al. 2016)","plainCitation":"(Davidson 2004, Vredenburg and Wake 2007, Peek 2010, Kupferberg et al. 2012, Thomson et al. 2016)","noteIndex":0},"citationItems":[{"id":8348,"uris":["http://zotero.org/users/3358336/items/5E4N4TD7"],"uri":["http://zotero.org/users/3358336/items/5E4N4TD7"],"itemData":{"id":8348,"type":"article-journal","title":"DECLINING DOWNWIND: AMPHIBIAN POPULATION DECLINES IN CALIFORNIA AND HISTORICAL PESTICIDE USE","container-title":"Ecological applications: a publication of the Ecological Society of America","page":"1892–1902","volume":"14","issue":"6","abstract":"Pesticides have long been proposed as a possible cause of amphibian population declines, but due to a number of challenges there has been relatively little ecotoxicological research on pesticides and declines in natural populations. My study examines the association between the spatial patterns of declines for five California amphibian species and historical patterns of pesticide use in California from 1974 to 1991 based on Department of Pesticide Regulation records. Information on declines was derived from maps of historical sites and current population status for the Yosemite toad (Bufo canorus), California red-legged frog (Rana aurora draytonii), foothill yellow-legged frog (R. boylii), Cascades frog (R. cascadae), and the mountain yellow-legged frog (R. muscosa). Multiple logistic-regression and generalized additive models were used to analyze the relationship between site status (present or absent) and total upwind pesticide use, 64 pesticide classes and groups, and covariates including precipitation, elevation, surrounding urban and agricultural land use, and spatial location. Total pesticide use was a strong, significant variable in logistic-regression models for all species, except B. canorus. Total pesticide use was a significant variable even when spatial autocorrelation was accounted for by inclusion of a spatial location covariate. Cholinesterase-inhibiting pesticides (most organophosphates and carbamates) stood out as more strongly associated with population declines than any other class of pesticides. This is the first study in which population declines of multiple declining species have been associated with historical pesticide applications.","DOI":"10.1890/03-5224","ISSN":"1051-0761","author":[{"family":"Davidson","given":"Carlos"}],"issued":{"date-parts":[["2004",12]]}}},{"id":7559,"uris":["http://zotero.org/users/3358336/items/M23DB3FN"],"uri":["http://zotero.org/users/3358336/items/M23DB3FN"],"itemData":{"id":7559,"type":"article-journal","title":"Global decline of amphibians","container-title":"Encyclopedia of Biodiversity","page":"1–8","author":[{"family":"Vredenburg","given":"V"},{"family":"Wake","given":"D"}],"issued":{"date-parts":[["2007"]]}}},{"id":7913,"uris":["http://zotero.org/users/3358336/items/3WD6LN8I"],"uri":["http://zotero.org/users/3358336/items/3WD6LN8I"],"itemData":{"id":7913,"type":"thesis","title":"Landscape Genetics of Foothill Yellow-Legged Frogs (Rana boylii) in regulated and unregulated rivers: Assessing connectivity and genetic fragmentation","publisher":"University of San Francisco","genre":"Master's Thesis","author":[{"family":"Peek","given":"R"}],"issued":{"date-parts":[["2010"]]}}},{"id":6656,"uris":["http://zotero.org/users/3358336/items/S9QSZ7U6"],"uri":["http://zotero.org/users/3358336/items/S9QSZ7U6"],"itemData":{"id":6656,"type":"article-journal","title":"Effects of flow regimes altered by dams on survival, population declines, and range-wide losses of California river-breeding frogs","container-title":"Conservation biology: the journal of the Society for Conservation Biology","page":"513–524","volume":"26","issue":"3","abstract":"Widespread alteration of natural hydrologic patterns by large dams combined with peak demands for power and water delivery during summer months have resulted in frequent aseasonal flow pulses in rivers of western North America. Native species in these ecosystems have evolved with predictable annual flood-drought cycles; thus, their likelihood of persistence may decrease in response to disruption of the seasonal synchrony between stable low-flow conditions and reproduction. We evaluated whether altered flow regimes affected 2 native frogs in California and Oregon (U.S.A.) at 4 spatial and temporal extents. We examined changes in species distribution over approximately 50 years, current population density in 11 regulated and 16 unregulated rivers, temporal trends in abundance among populations occupying rivers with different hydrologic histories, and within-year patterns of survival relative to seasonal hydrology. The foothill yellow-legged frog (Rana boylii), which breeds only in flowing water, is more likely to be absent downstream of large dams than in free-flowing rivers, and breeding populations are on average 5 times smaller in regulated rivers than in unregulated rivers. Time series data (range = 8 - 19 years) from 5 populations of yellow-legged frogs and 2 populations of California red-legged frogs (R. draytonii) across a gradient of natural to highly artificial timing and magnitude of flooding indicate that variability of flows in spring and summer is strongly correlated with high mortality of early life stages and subsequent decreases in densities of adult females. Flow management that better mimics natural flow timing is likely to promote persistence of these species and others with similar phenology.","DOI":"10.1111/j.1523-1739.2012.01837.x","ISSN":"0888-8892, 1523-1739","note":"PMID: 22594596","language":"en","author":[{"family":"Kupferberg","given":"Sarah J"},{"family":"Palen","given":"Wendy J"},{"family":"Lind","given":"Amy J"},{"family":"Bobzien","given":"Steve"},{"family":"Catenazzi","given":"Alessandro"},{"family":"Drennan","given":"Joe"},{"family":"Power","given":"Mary E"}],"issued":{"date-parts":[["2012",6]]}}},{"id":12726,"uris":["http://zotero.org/users/3358336/items/YPKVIDDE"],"uri":["http://zotero.org/users/3358336/items/YPKVIDDE"],"itemData":{"id":12726,"type":"book","title":"California Amphibian and Reptile Species of Special Concern","publisher":"University of California Press, Berkeley, CA.","publisher-place":"http://arssc.ucdavis.edu","event-place":"http://arssc.ucdavis.edu","author":[{"family":"Thomson","given":"Bob"},{"family":"Wright","given":"Amber"},{"family":"Shaffer","given":"Brad"}],"issued":{"date-parts":[["2016"]]}}}],"schema":"https://github.com/citation-style-language/schema/raw/master/csl-citation.json"} </w:instrText>
      </w:r>
      <w:r w:rsidR="00131E19" w:rsidRPr="007C50E9">
        <w:rPr>
          <w:rFonts w:ascii="Garamond" w:eastAsia="Cambria" w:hAnsi="Garamond" w:cs="Cambria"/>
          <w:sz w:val="24"/>
          <w:szCs w:val="24"/>
        </w:rPr>
        <w:fldChar w:fldCharType="separate"/>
      </w:r>
      <w:r w:rsidR="00131E19" w:rsidRPr="007C50E9">
        <w:rPr>
          <w:rFonts w:ascii="Garamond" w:eastAsia="Cambria" w:hAnsi="Garamond" w:cs="Cambria"/>
          <w:noProof/>
          <w:sz w:val="24"/>
          <w:szCs w:val="24"/>
        </w:rPr>
        <w:t>(Davidson 2004, Vredenburg and Wake 2007, Peek 2010, Kupferberg et al. 2012, Thomson et al. 2016)</w:t>
      </w:r>
      <w:r w:rsidR="00131E19" w:rsidRPr="007C50E9">
        <w:rPr>
          <w:rFonts w:ascii="Garamond" w:eastAsia="Cambria" w:hAnsi="Garamond" w:cs="Cambria"/>
          <w:sz w:val="24"/>
          <w:szCs w:val="24"/>
        </w:rPr>
        <w:fldChar w:fldCharType="end"/>
      </w:r>
      <w:r w:rsidRPr="007C50E9">
        <w:rPr>
          <w:rFonts w:ascii="Garamond" w:eastAsia="Cambria" w:hAnsi="Garamond" w:cs="Cambria"/>
          <w:sz w:val="24"/>
          <w:szCs w:val="24"/>
        </w:rPr>
        <w:t>, there have been significant population declines across the former range of this species, particularly in southern California and the Sierra Nevada where it has been extirpated from approximately 50 percent of its historical rang</w:t>
      </w:r>
      <w:r w:rsidR="00131E19" w:rsidRPr="007C50E9">
        <w:rPr>
          <w:rFonts w:ascii="Garamond" w:eastAsia="Cambria" w:hAnsi="Garamond" w:cs="Cambria"/>
          <w:sz w:val="24"/>
          <w:szCs w:val="24"/>
        </w:rPr>
        <w:t xml:space="preserve">e </w:t>
      </w:r>
      <w:r w:rsidR="00131E19" w:rsidRPr="007C50E9">
        <w:rPr>
          <w:rFonts w:ascii="Garamond" w:eastAsia="Cambria" w:hAnsi="Garamond" w:cs="Cambria"/>
          <w:sz w:val="24"/>
          <w:szCs w:val="24"/>
        </w:rPr>
        <w:fldChar w:fldCharType="begin"/>
      </w:r>
      <w:r w:rsidR="00131E19" w:rsidRPr="007C50E9">
        <w:rPr>
          <w:rFonts w:ascii="Garamond" w:eastAsia="Cambria" w:hAnsi="Garamond" w:cs="Cambria"/>
          <w:sz w:val="24"/>
          <w:szCs w:val="24"/>
        </w:rPr>
        <w:instrText xml:space="preserve"> ADDIN ZOTERO_ITEM CSL_CITATION {"citationID":"pHsmKizE","properties":{"formattedCitation":"(Jennings and Hayes 1994, Davidson et al. 2002)","plainCitation":"(Jennings and Hayes 1994, Davidson et al. 2002)","noteIndex":0},"citationItems":[{"id":8157,"uris":["http://zotero.org/users/3358336/items/6EKD2WQD"],"uri":["http://zotero.org/users/3358336/items/6EKD2WQD"],"itemData":{"id":8157,"type":"report","title":"Amphibian and reptile species of special concern in California. Final Report","publisher":"California Department of Fish and Game Inland Fisheries Division","publisher-place":"Rancho Cordova","event-place":"Rancho Cordova","author":[{"family":"Jennings","given":"M R"},{"family":"Hayes","given":"M P"}],"issued":{"date-parts":[["1994"]]}}},{"id":8333,"uris":["http://zotero.org/users/3358336/items/AERA7UCP"],"uri":["http://zotero.org/users/3358336/items/AERA7UCP"],"itemData":{"id":8333,"type":"article-journal","title":"Spatial tests of the pesticide drift, habitat destruction, UV</w:instrText>
      </w:r>
      <w:r w:rsidR="00131E19" w:rsidRPr="007C50E9">
        <w:rPr>
          <w:rFonts w:ascii="Cambria Math" w:eastAsia="Cambria" w:hAnsi="Cambria Math" w:cs="Cambria Math"/>
          <w:sz w:val="24"/>
          <w:szCs w:val="24"/>
        </w:rPr>
        <w:instrText>‐</w:instrText>
      </w:r>
      <w:r w:rsidR="00131E19" w:rsidRPr="007C50E9">
        <w:rPr>
          <w:rFonts w:ascii="Garamond" w:eastAsia="Cambria" w:hAnsi="Garamond" w:cs="Cambria"/>
          <w:sz w:val="24"/>
          <w:szCs w:val="24"/>
        </w:rPr>
        <w:instrText>B, and climate</w:instrText>
      </w:r>
      <w:r w:rsidR="00131E19" w:rsidRPr="007C50E9">
        <w:rPr>
          <w:rFonts w:ascii="Cambria Math" w:eastAsia="Cambria" w:hAnsi="Cambria Math" w:cs="Cambria Math"/>
          <w:sz w:val="24"/>
          <w:szCs w:val="24"/>
        </w:rPr>
        <w:instrText>‐</w:instrText>
      </w:r>
      <w:r w:rsidR="00131E19" w:rsidRPr="007C50E9">
        <w:rPr>
          <w:rFonts w:ascii="Garamond" w:eastAsia="Cambria" w:hAnsi="Garamond" w:cs="Cambria"/>
          <w:sz w:val="24"/>
          <w:szCs w:val="24"/>
        </w:rPr>
        <w:instrText xml:space="preserve">change hypotheses for California amphibian declines","container-title":"Conservation biology: the journal of the Society for Conservation Biology","page":"1588–1601","volume":"16","issue":"6","abstract":"Abstract: Wind-borne pesticides have long been suggested as a cause of amphibian declines in areas without obvious habitat destruction. In California, the transport and deposition of pesticides from the agriculturally intensive Central Valley to the adjacent Sierra","ISSN":"0888-8892","author":[{"family":"Davidson","given":"C"},{"family":"Shaffer","given":"H B"},{"family":"Jennings - Conservation Biology","given":"M R"},{"literal":"2002"}],"issued":{"date-parts":[["2002"]]}}}],"schema":"https://github.com/citation-style-language/schema/raw/master/csl-citation.json"} </w:instrText>
      </w:r>
      <w:r w:rsidR="00131E19" w:rsidRPr="007C50E9">
        <w:rPr>
          <w:rFonts w:ascii="Garamond" w:eastAsia="Cambria" w:hAnsi="Garamond" w:cs="Cambria"/>
          <w:sz w:val="24"/>
          <w:szCs w:val="24"/>
        </w:rPr>
        <w:fldChar w:fldCharType="separate"/>
      </w:r>
      <w:r w:rsidR="00131E19" w:rsidRPr="007C50E9">
        <w:rPr>
          <w:rFonts w:ascii="Garamond" w:eastAsia="Cambria" w:hAnsi="Garamond" w:cs="Cambria"/>
          <w:noProof/>
          <w:sz w:val="24"/>
          <w:szCs w:val="24"/>
        </w:rPr>
        <w:t>(Jennings and Hayes 1994, Davidson et al. 2002)</w:t>
      </w:r>
      <w:r w:rsidR="00131E19" w:rsidRPr="007C50E9">
        <w:rPr>
          <w:rFonts w:ascii="Garamond" w:eastAsia="Cambria" w:hAnsi="Garamond" w:cs="Cambria"/>
          <w:sz w:val="24"/>
          <w:szCs w:val="24"/>
        </w:rPr>
        <w:fldChar w:fldCharType="end"/>
      </w:r>
      <w:r w:rsidR="00131E19" w:rsidRPr="007C50E9">
        <w:rPr>
          <w:rFonts w:ascii="Garamond" w:eastAsia="Cambria" w:hAnsi="Garamond" w:cs="Cambria"/>
          <w:sz w:val="24"/>
          <w:szCs w:val="24"/>
        </w:rPr>
        <w:t xml:space="preserve"> .</w:t>
      </w:r>
      <w:r w:rsidRPr="007C50E9">
        <w:rPr>
          <w:rFonts w:ascii="Garamond" w:eastAsia="Cambria" w:hAnsi="Garamond" w:cs="Cambria"/>
          <w:sz w:val="24"/>
          <w:szCs w:val="24"/>
        </w:rPr>
        <w:t xml:space="preserve"> </w:t>
      </w:r>
      <w:commentRangeEnd w:id="33"/>
      <w:r w:rsidR="00000BC7">
        <w:rPr>
          <w:rStyle w:val="CommentReference"/>
        </w:rPr>
        <w:commentReference w:id="33"/>
      </w:r>
      <w:r w:rsidRPr="007C50E9">
        <w:rPr>
          <w:rFonts w:ascii="Garamond" w:eastAsia="Cambria" w:hAnsi="Garamond" w:cs="Cambria"/>
          <w:sz w:val="24"/>
          <w:szCs w:val="24"/>
        </w:rPr>
        <w:t xml:space="preserve">Thus while </w:t>
      </w:r>
      <w:r w:rsidRPr="007C50E9">
        <w:rPr>
          <w:rFonts w:ascii="Garamond" w:eastAsia="Cambria" w:hAnsi="Garamond" w:cs="Cambria"/>
          <w:i/>
          <w:sz w:val="24"/>
          <w:szCs w:val="24"/>
        </w:rPr>
        <w:t xml:space="preserve">Rana boylii </w:t>
      </w:r>
      <w:r w:rsidRPr="007C50E9">
        <w:rPr>
          <w:rFonts w:ascii="Garamond" w:eastAsia="Cambria" w:hAnsi="Garamond" w:cs="Cambria"/>
          <w:sz w:val="24"/>
          <w:szCs w:val="24"/>
        </w:rPr>
        <w:t>is currently only designated as a species of special concern (CDFW) in the state of CA, it has been petitioned as candidate for listing under the federal (USFWS) Endangered Species Act</w:t>
      </w:r>
      <w:r w:rsidR="00A504FE" w:rsidRPr="007C50E9">
        <w:rPr>
          <w:rFonts w:ascii="Garamond" w:eastAsia="Cambria" w:hAnsi="Garamond" w:cs="Cambria"/>
          <w:sz w:val="24"/>
          <w:szCs w:val="24"/>
        </w:rPr>
        <w:t xml:space="preserve"> </w:t>
      </w:r>
      <w:r w:rsidR="00A504FE" w:rsidRPr="007C50E9">
        <w:rPr>
          <w:rFonts w:ascii="Garamond" w:eastAsia="Cambria" w:hAnsi="Garamond" w:cs="Cambria"/>
          <w:sz w:val="24"/>
          <w:szCs w:val="24"/>
        </w:rPr>
        <w:fldChar w:fldCharType="begin"/>
      </w:r>
      <w:r w:rsidR="00A504FE" w:rsidRPr="007C50E9">
        <w:rPr>
          <w:rFonts w:ascii="Garamond" w:eastAsia="Cambria" w:hAnsi="Garamond" w:cs="Cambria"/>
          <w:sz w:val="24"/>
          <w:szCs w:val="24"/>
        </w:rPr>
        <w:instrText xml:space="preserve"> ADDIN ZOTERO_ITEM CSL_CITATION {"citationID":"Nyq4sEy9","properties":{"formattedCitation":"(USFWS 2014)","plainCitation":"(USFWS 2014)","noteIndex":0},"citationItems":[{"id":6574,"uris":["http://zotero.org/users/3358336/items/UG3C5P3M"],"uri":["http://zotero.org/users/3358336/items/UG3C5P3M"],"itemData":{"id":6574,"type":"article-journal","title":"Endangered and Threatened Wildlife and Plants; Endangered Species Status for Sierra Nevada Yellow-Legged Frog and Northern Distinct Population Segment of the Mountain Yellow-Legged Frog, and Threatened Species Status for Yosemite Toad","container-title":"Federal register","page":"24255–24310","volume":"79","issue":"FR 24255","abstract":"We, the U.S. Fish and Wildlife Service (Service), determine endangered species status under the Endangered Species Act of 1973 (Act), as amended, for the Sierra Nevada yellow-legged frog and the northern distinct population segment (DPS) of the mountain yellow-legged frog (mountain yellow-legged frog populations that occur north of the Tehachapi Mountains), and determine threatened species status under the Act for the Yosemite toad. The effect of this regulation will be to add these species to the List of Endangered and Threatened Wildlife.","ISSN":"0097-6326","author":[{"literal":"USFWS"}],"issued":{"date-parts":[["2014"]]}}}],"schema":"https://github.com/citation-style-language/schema/raw/master/csl-citation.json"} </w:instrText>
      </w:r>
      <w:r w:rsidR="00A504FE" w:rsidRPr="007C50E9">
        <w:rPr>
          <w:rFonts w:ascii="Garamond" w:eastAsia="Cambria" w:hAnsi="Garamond" w:cs="Cambria"/>
          <w:sz w:val="24"/>
          <w:szCs w:val="24"/>
        </w:rPr>
        <w:fldChar w:fldCharType="separate"/>
      </w:r>
      <w:r w:rsidR="00A504FE" w:rsidRPr="007C50E9">
        <w:rPr>
          <w:rFonts w:ascii="Garamond" w:eastAsia="Cambria" w:hAnsi="Garamond" w:cs="Cambria"/>
          <w:noProof/>
          <w:sz w:val="24"/>
          <w:szCs w:val="24"/>
        </w:rPr>
        <w:t>(USFWS 2014)</w:t>
      </w:r>
      <w:r w:rsidR="00A504FE"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as well as the state (CDFW) Endangered Species Act. </w:t>
      </w:r>
    </w:p>
    <w:p w14:paraId="1001C3FF"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Future conservation of this species requires several crucial components, including establishing high resolution boundaries for populations across the species range,  delineation of distinct population segments that can be utilized in conservation management, and quantification of relative genomic diversity metrics of these groups (i.e., genomic diversity,  population connectivity). A recent study by McCartney-Melstad et al. </w:t>
      </w:r>
      <w:r w:rsidR="00A504FE" w:rsidRPr="007C50E9">
        <w:rPr>
          <w:rFonts w:ascii="Garamond" w:eastAsia="Cambria" w:hAnsi="Garamond" w:cs="Cambria"/>
          <w:sz w:val="24"/>
          <w:szCs w:val="24"/>
        </w:rPr>
        <w:fldChar w:fldCharType="begin"/>
      </w:r>
      <w:r w:rsidR="00A504FE" w:rsidRPr="007C50E9">
        <w:rPr>
          <w:rFonts w:ascii="Garamond" w:eastAsia="Cambria" w:hAnsi="Garamond" w:cs="Cambria"/>
          <w:sz w:val="24"/>
          <w:szCs w:val="24"/>
        </w:rPr>
        <w:instrText xml:space="preserve"> ADDIN ZOTERO_ITEM CSL_CITATION {"citationID":"HL24o8VS","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A504FE" w:rsidRPr="007C50E9">
        <w:rPr>
          <w:rFonts w:ascii="Garamond" w:eastAsia="Cambria" w:hAnsi="Garamond" w:cs="Cambria"/>
          <w:sz w:val="24"/>
          <w:szCs w:val="24"/>
        </w:rPr>
        <w:fldChar w:fldCharType="separate"/>
      </w:r>
      <w:r w:rsidR="00A504FE" w:rsidRPr="007C50E9">
        <w:rPr>
          <w:rFonts w:ascii="Garamond" w:eastAsia="Cambria" w:hAnsi="Garamond" w:cs="Cambria"/>
          <w:noProof/>
          <w:sz w:val="24"/>
          <w:szCs w:val="24"/>
        </w:rPr>
        <w:t>(2018)</w:t>
      </w:r>
      <w:r w:rsidR="00A504FE"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identified five major clades in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with strong geographically structured genetic subdivision across its range in California and Oregon. Here we provide an additional population genomic analysis across the range of this declining sentinel stream species</w:t>
      </w:r>
      <w:del w:id="34" w:author="Peter Moyle" w:date="2018-09-15T16:35:00Z">
        <w:r w:rsidRPr="007C50E9" w:rsidDel="00000BC7">
          <w:rPr>
            <w:rFonts w:ascii="Garamond" w:eastAsia="Cambria" w:hAnsi="Garamond" w:cs="Cambria"/>
            <w:sz w:val="24"/>
            <w:szCs w:val="24"/>
          </w:rPr>
          <w:delText xml:space="preserve"> that is currently a candidate for listing</w:delText>
        </w:r>
      </w:del>
      <w:r w:rsidRPr="007C50E9">
        <w:rPr>
          <w:rFonts w:ascii="Garamond" w:eastAsia="Cambria" w:hAnsi="Garamond" w:cs="Cambria"/>
          <w:sz w:val="24"/>
          <w:szCs w:val="24"/>
        </w:rPr>
        <w:t xml:space="preserve">. We provide additional geographic and genetic resolution to McCartney-Melstad et al. </w:t>
      </w:r>
      <w:r w:rsidR="00A504FE"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vrhxrbwl","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A504FE" w:rsidRPr="007C50E9">
        <w:rPr>
          <w:rFonts w:ascii="Garamond" w:eastAsia="Cambria" w:hAnsi="Garamond" w:cs="Cambria"/>
          <w:sz w:val="24"/>
          <w:szCs w:val="24"/>
        </w:rPr>
        <w:fldChar w:fldCharType="separate"/>
      </w:r>
      <w:r w:rsidR="00A504FE" w:rsidRPr="007C50E9">
        <w:rPr>
          <w:rFonts w:ascii="Garamond" w:eastAsia="Cambria" w:hAnsi="Garamond" w:cs="Cambria"/>
          <w:noProof/>
          <w:sz w:val="24"/>
          <w:szCs w:val="24"/>
        </w:rPr>
        <w:t>(2018)</w:t>
      </w:r>
      <w:r w:rsidR="00A504FE" w:rsidRPr="007C50E9">
        <w:rPr>
          <w:rFonts w:ascii="Garamond" w:eastAsia="Cambria" w:hAnsi="Garamond" w:cs="Cambria"/>
          <w:sz w:val="24"/>
          <w:szCs w:val="24"/>
        </w:rPr>
        <w:fldChar w:fldCharType="end"/>
      </w:r>
      <w:r w:rsidRPr="007C50E9">
        <w:rPr>
          <w:rFonts w:ascii="Garamond" w:eastAsia="Cambria" w:hAnsi="Garamond" w:cs="Cambria"/>
          <w:sz w:val="24"/>
          <w:szCs w:val="24"/>
        </w:rPr>
        <w:t>, as well as quantify genetic diversity metrics across subpopulations and clades as both a reference and assessment of the potential for long-term persistence across this species’ range.</w:t>
      </w:r>
    </w:p>
    <w:p w14:paraId="2EC8CA08" w14:textId="77777777" w:rsidR="002846C3" w:rsidRPr="007C50E9" w:rsidRDefault="00005FFB">
      <w:pPr>
        <w:pStyle w:val="Heading1"/>
        <w:spacing w:line="480" w:lineRule="auto"/>
        <w:rPr>
          <w:rFonts w:ascii="Garamond" w:eastAsia="Cambria" w:hAnsi="Garamond" w:cs="Cambria"/>
          <w:sz w:val="24"/>
          <w:szCs w:val="24"/>
        </w:rPr>
      </w:pPr>
      <w:bookmarkStart w:id="35" w:name="_1ilhs16fs9kj" w:colFirst="0" w:colLast="0"/>
      <w:bookmarkEnd w:id="35"/>
      <w:r w:rsidRPr="007C50E9">
        <w:rPr>
          <w:rFonts w:ascii="Garamond" w:eastAsia="Cambria" w:hAnsi="Garamond" w:cs="Cambria"/>
          <w:sz w:val="24"/>
          <w:szCs w:val="24"/>
        </w:rPr>
        <w:lastRenderedPageBreak/>
        <w:t>MATERIALS AND METHODS</w:t>
      </w:r>
    </w:p>
    <w:p w14:paraId="67FB57D1" w14:textId="77777777" w:rsidR="002846C3" w:rsidRPr="007C50E9" w:rsidRDefault="00005FFB">
      <w:pPr>
        <w:pStyle w:val="Heading2"/>
        <w:spacing w:line="480" w:lineRule="auto"/>
        <w:rPr>
          <w:rFonts w:ascii="Garamond" w:eastAsia="Cambria" w:hAnsi="Garamond" w:cs="Cambria"/>
        </w:rPr>
      </w:pPr>
      <w:bookmarkStart w:id="36" w:name="_51mh609ii4xq" w:colFirst="0" w:colLast="0"/>
      <w:bookmarkEnd w:id="36"/>
      <w:r w:rsidRPr="007C50E9">
        <w:rPr>
          <w:rFonts w:ascii="Garamond" w:eastAsia="Cambria" w:hAnsi="Garamond" w:cs="Cambria"/>
        </w:rPr>
        <w:t>Sampling and DNA extraction</w:t>
      </w:r>
    </w:p>
    <w:p w14:paraId="3064CEA2"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A total of 1103 individual tadpole tail clips, buccal swabs, or tissue samples were compiled, collected between 1992 and 2016 across the range of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Field sampling was conducted following methods in Heyer et al.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aJmVdIR9","properties":{"formattedCitation":"(1994)","plainCitation":"(1994)","noteIndex":0},"citationItems":[{"id":6634,"uris":["http://zotero.org/users/3358336/items/3XNXISLT"],"uri":["http://zotero.org/users/3358336/items/3XNXISLT"],"itemData":{"id":6634,"type":"book","title":"Measuring and monitoring biological diversity. Standard methods for amphibians","collection-title":"Biological Diversity Handbook Series","publisher":"Smithsonian Institution Press","publisher-place":"Washington DC","event-place":"Washington DC","author":[{"family":"Heyer","given":"W R"},{"family":"Donnelly","given":"M A"},{"family":"McDiarmid","given":"R W"},{"family":"Hayek","given":"L-A C"},{"family":"Foster","given":"M S"}],"issued":{"date-parts":[["1994"]]}},"suppress-author":true}],"schema":"https://github.com/citation-style-language/schema/raw/master/csl-citation.json"}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(1994)</w:t>
      </w:r>
      <w:r w:rsidR="00F81C81"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under CDFW SCP Permit #0006881, with IACUC protocol #19327. Individual post-metamorphic frogs were buccal-swabbed following established protocols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{"citationID":"KZdrF45q","properties":{"formattedCitation":"(Goldberg et al. 2003, Pidancier et al. 2003, Broquet et al. 2007)","plainCitation":"(Goldberg et al. 2003, Pidancier et al. 2003, Broquet et al. 2007)","noteIndex":0},"citationItems":[{"id":6610,"uris":["http://zotero.org/users/3358336/items/TGYKIZTU"],"uri":["http://zotero.org/users/3358336/items/TGYKIZTU"],"itemData":{"id":6610,"type":"article-journal","title":"From the frog's mouth: buccal swabs for collection of DNA from amphibians","container-title":"Herpetological review","page":"220–221","volume":"34","issue":"3","abstract":"… Search: From the frog's mouth : Buccal swabs for collection of DNA from amphibians … Publication type: Article Publication Subtype: Journal Article Title: From the frog's mouth : Buccal swabs for collection of DNA from amphibians Series title: Herpetological Review Volume: 34 Issue: 3 Year","ISSN":"0018-084X","author":[{"family":"Goldberg","given":"C S"},{"family":"Kaplan","given":"M E"},{"family":"Schwalbe","given":"C R"}],"issued":{"date-parts":[["2003"]]}}},{"id":6651,"uris":["http://zotero.org/users/3358336/items/IZWDQCPC"],"uri":["http://zotero.org/users/3358336/items/IZWDQCPC"],"itemData":{"id":6651,"type":"article-journal","title":"Buccal swabs as a non-destructive tissue sampling method for DNA analysis in amphibians","container-title":"The Herpetological journal","page":"175–178","volume":"13","issue":"4","ISSN":"0268-0130","author":[{"family":"Pidancier","given":"N"},{"family":"Miquel","given":"C"},{"family":"Miaud","given":"C"}],"issued":{"date-parts":[["2003"]]}}},{"id":6664,"uris":["http://zotero.org/users/3358336/items/G3UHTLZW"],"uri":["http://zotero.org/users/3358336/items/G3UHTLZW"],"itemData":{"id":6664,"type":"article-journal","title":"Buccal swabs allow efficient and reliable microsatellite genotyping in amphibians","container-title":"Conservation genetics","page":"509–511","volume":"8","issue":"2","abstract":"Buccal swabs have recently been used as a minimally invasive sampling method in genetic studies of wild populations, including amphibian species. Yet it is not known to date what is the level of reliability for microsatellite genotypes obtained using such samples. Allelic dropout and false alleles may affect the genotyping derived from buccal samples. Here we quantified the success of microsatellite amplification and the rates of genotyping errors using buccal swabs in two amphibian species, the Alpine newt Triturus alpestris and the Green tree frog Hyla arborea, and we estimated two important parameters for downstream analyses, namely the number of repetitions required to achieve typing reliability and the probability of identity among genotypes. Amplification success was high, and only one locus tested required two to three repetitions to achieve reliable genotypes, showing that buccal swabbing is a very efficient approach allowing good quality DNA retrieval. This sampling method which allows avoiding the controversial toe-clipping will likely prove very useful in the context of amphibian conservation.","DOI":"DOI 10.1007/s10592-006-9180-3","ISSN":"1566-0621","author":[{"family":"Broquet","given":"T"},{"family":"Berset-Braendli","given":"L"},{"family":"Emaresi","given":"G"},{"family":"Fumagalli","given":"L"}],"issued":{"date-parts":[["2007"]]}}}],"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(Goldberg et al. 2003, Pidancier et al. 2003, Broquet et al. 2007)</w:t>
      </w:r>
      <w:r w:rsidR="00F81C81"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Each post-metamorphic individual was comprehensively swabbed underneath tongue and cheek for approximately one minute. Swabs were air dried for approximately five minutes and placed in 1.5 mL microcentrifuge tubes while in the field. Samples were stored in the laboratory at -80°C until DNA extraction. Where possible, tail clips from tadpole larvae were collected, and tadpoles greater than 15 mm total length were targeted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{"citationID":"5eCv0tZZ","properties":{"formattedCitation":"(Wilbur and Semlitsch 1990, Parris et al. 2010)","plainCitation":"(Wilbur and Semlitsch 1990, Parris et al. 2010)","noteIndex":0},"citationItems":[{"id":6625,"uris":["http://zotero.org/users/3358336/items/ZJVZ8RDD"],"uri":["http://zotero.org/users/3358336/items/ZJVZ8RDD"],"itemData":{"id":6625,"type":"article-journal","title":"Ecological Consequences of Tail Injury in Rana Tadpoles","container-title":"Copeia","page":"18–24","volume":"1990","issue":"1","abstract":"Three experiments on the ecological consequences of tail injury yielded mixed results. In the first experiment, experimentally incurred tail damage reduced growth and developmental rates in Rana catesbeiana tadpoles reared for 36 d in screen enclosures in a pond. In a second field experiment three levels of tail damage were combined with four different ages when the damage was inflicted. There were no differences in growth or development in the 12 combinations of these treatments among tadpoles reared in plastic containers for 60 d. In a third experiment, R. utricularia tadpoles with four levels of damaged tails were exposed to predation by newts (Notophthalmus viridescens). The numbers killed during 3 h intervals over 24 h did not differ among groups in a simple laboratory arena. These data suggest that tail loss by anuran larvae incurs little cost and therefore may be an important mechanism to reduce the effect of predation.","DOI":"10.2307/1445817","ISSN":"0045-8511, 1938-5110","author":[{"family":"Wilbur","given":"Henry M"},{"family":"Semlitsch","given":"Raymond D"}],"issued":{"date-parts":[["1990"]]}}},{"id":6648,"uris":["http://zotero.org/users/3358336/items/PX5HRQTT"],"uri":["http://zotero.org/users/3358336/items/PX5HRQTT"],"itemData":{"id":6648,"type":"article-journal","title":"Assessing ethical trade-offs in ecological field studies","container-title":"The Journal of applied ecology","page":"227–234","volume":"47","issue":"1","abstract":"1. Ecologists and conservation biologists consider many issues when designing a field study, such as the expected value of the data, the interests of the study species, the welfare of individual organisms and the cost of the project. These different issues or values often conflict; however, neither animal ethics nor environmental ethics provides practical guidance on how to assess trade-offs between them. 2. We developed a decision framework for considering trade-offs between values in ecological research, drawing on the field of ecological ethics. We used a case study of the population genetics of three frog species, in which a researcher must choose between four methods of sampling DNA from the study animals. We measured species welfare as the reduction in population growth rate following sampling, and assessed individual welfare using two different definitions: (i) the level of suffering experienced by an animal, and (ii) the level of suffering combined with loss of future life. 3. Tipping the tails of tadpoles ranked as the best sampling method for species welfare, while collecting whole tadpoles and buccal swabbing of adult frogs ranked best for the first and second definitions of individual welfare, respectively. Toe clipping of adult frogs ranked as the worst sampling method for species welfare and the first definition of individual welfare, and equal worst for the second definition of individual welfare. 4. When considering species and individual welfare simultaneously, toe clipping was clearly inferior to the other sampling methods, but no single sampling method was clearly superior to the other three. Buccal swabbing, collecting tadpoles and tail tipping were all preferred options, depending on the definition of individual welfare and the level of precision with which we assessed species welfare. 5.Synthesis and applications. The decision framework we present can be used by ecologists to assess ethical and other trade-offs when planning field studies. A formal decision analysis makes transparent how a researcher might negotiate competing ethical, financial and practical objectives. Defining the components of the decision in this way can help avoid errors associated with human judgement and linguistic uncertainty.","DOI":"10.1111/j.1365-2664.2009.01755.x","ISSN":"0021-8901","author":[{"family":"Parris","given":"K M"},{"family":"McCall","given":"S C"},{"family":"McCarthy","given":"M A"},{"family":"Minteer","given":"B A"},{"family":"Steele","given":"K"},{"family":"Bekessy","given":"S"},{"family":"Medvecky","given":"F"}],"issued":{"date-parts":[["2010"]]}}}],"schema":"https://github.com/citation-style-language/schema/raw/master/csl-citation.json"}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(Wilbur and Semlitsch 1990, Parris et al. 2010)</w:t>
      </w:r>
      <w:r w:rsidR="00F81C81" w:rsidRPr="007C50E9">
        <w:rPr>
          <w:rFonts w:ascii="Garamond" w:eastAsia="Cambria" w:hAnsi="Garamond" w:cs="Cambria"/>
          <w:sz w:val="24"/>
          <w:szCs w:val="24"/>
        </w:rPr>
        <w:fldChar w:fldCharType="end"/>
      </w:r>
      <w:r w:rsidR="00F81C81" w:rsidRPr="007C50E9">
        <w:rPr>
          <w:rFonts w:ascii="Garamond" w:eastAsia="Cambria" w:hAnsi="Garamond" w:cs="Cambria"/>
          <w:sz w:val="24"/>
          <w:szCs w:val="24"/>
        </w:rPr>
        <w:t>.</w:t>
      </w:r>
      <w:r w:rsidRPr="007C50E9">
        <w:rPr>
          <w:rFonts w:ascii="Garamond" w:eastAsia="Cambria" w:hAnsi="Garamond" w:cs="Cambria"/>
          <w:sz w:val="24"/>
          <w:szCs w:val="24"/>
        </w:rPr>
        <w:t xml:space="preserve"> One clip was taken per individual tadpole and dried on Whatman filter paper (grade 1) and stored at room temperature. Some older tissue samples consisted of toe clips placed in 100% ethanol for storage, and DNA extraction from these samples used Qiagen DNeasy kits following the manufacturer’s protocol. Buccal swabs and tail clip DNA were extracted using an Ampure magnetic bead-based protocol</w:t>
      </w:r>
      <w:r w:rsidR="00F81C81" w:rsidRPr="007C50E9">
        <w:rPr>
          <w:rFonts w:ascii="Garamond" w:eastAsia="Cambria" w:hAnsi="Garamond" w:cs="Cambria"/>
          <w:sz w:val="24"/>
          <w:szCs w:val="24"/>
        </w:rPr>
        <w:t xml:space="preserve">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{"citationID":"P6QCZezp","properties":{"formattedCitation":"(Ali et al. 2016)","plainCitation":"(Ali et al. 2016)","noteIndex":0},"citationItems":[{"id":6636,"uris":["http://zotero.org/users/3358336/items/HXR64EI6"],"uri":["http://zotero.org/users/3358336/items/HXR64EI6"],"itemData":{"id":6636,"type":"article-journal","title":"RAD Capture (Rapture): Flexible and Efficient Sequence-Based Genotyping","container-title":"Genetics","page":"389–400","volume":"202","issue":"2","abstract":"Massively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science.","DOI":"10.1534/genetics.115.183665","ISSN":"0016-6731, 1943-2631","note":"PMID: 26715661","language":"en","author":[{"family":"Ali","given":"Omar A"},{"family":"O'Rourke","given":"Sean M"},{"family":"Amish","given":"Stephen J"},{"family":"Meek","given":"Mariah H"},{"family":"Luikart","given":"Gordon"},{"family":"Jeffres","given":"Carson"},{"family":"Miller","given":"Michael R"}],"issued":{"date-parts":[["2016",2]]}}}],"schema":"https://github.com/citation-style-language/schema/raw/master/csl-citation.json"}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(Ali et al. 2016)</w:t>
      </w:r>
      <w:r w:rsidR="00F81C81" w:rsidRPr="007C50E9">
        <w:rPr>
          <w:rFonts w:ascii="Garamond" w:eastAsia="Cambria" w:hAnsi="Garamond" w:cs="Cambria"/>
          <w:sz w:val="24"/>
          <w:szCs w:val="24"/>
        </w:rPr>
        <w:fldChar w:fldCharType="end"/>
      </w:r>
      <w:r w:rsidRPr="007C50E9">
        <w:rPr>
          <w:rFonts w:ascii="Garamond" w:eastAsia="Cambria" w:hAnsi="Garamond" w:cs="Cambria"/>
          <w:sz w:val="24"/>
          <w:szCs w:val="24"/>
        </w:rPr>
        <w:t>. DNA samples were stored at -20°C.</w:t>
      </w:r>
    </w:p>
    <w:p w14:paraId="2657F14C" w14:textId="77777777" w:rsidR="002846C3" w:rsidRPr="007C50E9" w:rsidRDefault="00005FFB">
      <w:pPr>
        <w:pStyle w:val="Heading2"/>
        <w:spacing w:line="480" w:lineRule="auto"/>
        <w:rPr>
          <w:rFonts w:ascii="Garamond" w:eastAsia="Cambria" w:hAnsi="Garamond" w:cs="Cambria"/>
        </w:rPr>
      </w:pPr>
      <w:bookmarkStart w:id="37" w:name="_3582xbo34cgb" w:colFirst="0" w:colLast="0"/>
      <w:bookmarkEnd w:id="37"/>
      <w:r w:rsidRPr="007C50E9">
        <w:rPr>
          <w:rFonts w:ascii="Garamond" w:eastAsia="Cambria" w:hAnsi="Garamond" w:cs="Cambria"/>
        </w:rPr>
        <w:t>Generating high-quality sequencing data</w:t>
      </w:r>
    </w:p>
    <w:p w14:paraId="16D0BF49"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To produce a high-quality genomic resource for frog species with large genome sizes, we interrogated a significant fraction of the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genome using a </w:t>
      </w:r>
      <w:r w:rsidRPr="007C50E9">
        <w:rPr>
          <w:rFonts w:ascii="Garamond" w:eastAsia="Cambria" w:hAnsi="Garamond" w:cs="Cambria"/>
          <w:i/>
          <w:sz w:val="24"/>
          <w:szCs w:val="24"/>
        </w:rPr>
        <w:t>SbfI</w:t>
      </w:r>
      <w:r w:rsidRPr="007C50E9">
        <w:rPr>
          <w:rFonts w:ascii="Garamond" w:eastAsia="Cambria" w:hAnsi="Garamond" w:cs="Cambria"/>
          <w:sz w:val="24"/>
          <w:szCs w:val="24"/>
        </w:rPr>
        <w:t xml:space="preserve"> restriction enzyme and high-density RAD sequencing on an Illumina HiSeq </w:t>
      </w:r>
      <w:r w:rsidR="00F81C81" w:rsidRPr="007C50E9">
        <w:rPr>
          <w:rFonts w:ascii="Garamond" w:eastAsia="Cambria" w:hAnsi="Garamond" w:cs="Cambria"/>
          <w:sz w:val="24"/>
          <w:szCs w:val="24"/>
        </w:rPr>
        <w:fldChar w:fldCharType="begin"/>
      </w:r>
      <w:r w:rsidR="00F81C81" w:rsidRPr="007C50E9">
        <w:rPr>
          <w:rFonts w:ascii="Garamond" w:eastAsia="Cambria" w:hAnsi="Garamond" w:cs="Cambria"/>
          <w:sz w:val="24"/>
          <w:szCs w:val="24"/>
        </w:rPr>
        <w:instrText xml:space="preserve"> ADDIN ZOTERO_ITEM CSL_CITATION {"citationID":"1755qRxE","properties":{"formattedCitation":"(Miller et al. 2007, Baird et al. 2008)","plainCitation":"(Miller et al. 2007, Baird et al. 2008)","noteIndex":0},"citationItems":[{"id":8850,"uris":["http://zotero.org/users/3358336/items/7LU2JWM5"],"uri":["http://zotero.org/users/3358336/items/7LU2JWM5"],"itemData":{"id":8850,"type":"article-journal","title":"Rapid and cost-effective polymorphism identification and genotyping using restriction site associated DNA (RAD) markers","container-title":"Genome research","page":"240–248","volume":"17","issue":"2","abstract":"Restriction site associated DNA (RAD) tags are a genome-wide representation of every site of a particular restriction enzyme by short DNA tags. Most organisms segregate large numbers of DNA sequence polymorphisms that disrupt restriction sites, which allows RAD tags to serve as genetic markers spread at a high density throughout the genome. Here, we demonstrate the applicability of RAD markers for both individual and bulk-segregant genotyping. First, we show that these markers can be identified and typed on pre-existing microarray formats. Second, we present a method that uses RAD marker DNA to rapidly produce a low-cost microarray genotyping resource that can be used to efficiently identify and type thousands of RAD markers. We demonstrate the utility of the former approach by using a tiling path array for the fruit fly to map a recombination breakpoint, and the latter approach by creating and using an enriched RAD marker array for the threespine stickleback. The high number of RAD markers enabled localization of a previously identified region, as well as a second region also associated with the lateral plate phenotype. Taken together, our results demonstrate that RAD markers, and the method to develop a RAD marker microarray resource, allow high-throughput, high-resolution genotyping in both model and nonmodel systems.","DOI":"DOI 10.1101/gr.5681207","ISSN":"1088-9051","author":[{"family":"Miller","given":"M R"},{"family":"Dunham","given":"J P"},{"family":"Amores","given":"A"},{"family":"Cresko","given":"W A"},{"family":"Johnson","given":"E A"}],"issued":{"date-parts":[["2007"]]}}},{"id":6616,"uris":["http://zotero.org/users/3358336/items/NETCCIE3"],"uri":["http://zotero.org/users/3358336/items/NETCCIE3"],"itemData":{"id":6616,"type":"article-journal","title":"Rapid SNP discovery and genetic mapping using sequenced RAD markers","container-title":"PloS one","page":"e3376","volume":"3","issue":"10","abstract":"Single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F(2) individuals. Barcoding also facilitated mapping of a second trait, a reduction of pelvic structure, by in silico re-sorting of individuals. To further demonstrate the ease of the RAD sequencing approach we identified polymorphic markers and mapped an induced mutation in Neurospora crassa. Sequencing of RAD markers is an integrated platform for SNP discovery and genotyping. This approach should be widely applicable to genetic mapping in a variety of organisms.","DOI":"10.1371/journal.pone.0003376","ISSN":"1932-6203","note":"PMID: 18852878","language":"en","author":[{"family":"Baird","given":"Nathan A"},{"family":"Etter","given":"Paul D"},{"family":"Atwood","given":"Tressa S"},{"family":"Currey","given":"Mark C"},{"family":"Shiver","given":"Anthony L"},{"family":"Lewis","given":"Zachary A"},{"family":"Selker","given":"Eric U"},{"family":"Cresko","given":"William A"},{"family":"Johnson","given":"Eric A"}],"issued":{"date-parts":[["2008",10]]}}}],"schema":"https://github.com/citation-style-language/schema/raw/master/csl-citation.json"} </w:instrText>
      </w:r>
      <w:r w:rsidR="00F81C81" w:rsidRPr="007C50E9">
        <w:rPr>
          <w:rFonts w:ascii="Garamond" w:eastAsia="Cambria" w:hAnsi="Garamond" w:cs="Cambria"/>
          <w:sz w:val="24"/>
          <w:szCs w:val="24"/>
        </w:rPr>
        <w:fldChar w:fldCharType="separate"/>
      </w:r>
      <w:r w:rsidR="00F81C81" w:rsidRPr="007C50E9">
        <w:rPr>
          <w:rFonts w:ascii="Garamond" w:eastAsia="Cambria" w:hAnsi="Garamond" w:cs="Cambria"/>
          <w:noProof/>
          <w:sz w:val="24"/>
          <w:szCs w:val="24"/>
        </w:rPr>
        <w:t>(Miller et al. 2007, Baird et al. 2008)</w:t>
      </w:r>
      <w:r w:rsidR="00F81C81"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Paired-end sequence data were generated using 24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individuals (Table S</w:t>
      </w:r>
      <w:r w:rsidR="00742008" w:rsidRPr="007C50E9">
        <w:rPr>
          <w:rFonts w:ascii="Garamond" w:eastAsia="Cambria" w:hAnsi="Garamond" w:cs="Cambria"/>
          <w:sz w:val="24"/>
          <w:szCs w:val="24"/>
        </w:rPr>
        <w:t>1</w:t>
      </w:r>
      <w:r w:rsidRPr="007C50E9">
        <w:rPr>
          <w:rFonts w:ascii="Garamond" w:eastAsia="Cambria" w:hAnsi="Garamond" w:cs="Cambria"/>
          <w:sz w:val="24"/>
          <w:szCs w:val="24"/>
        </w:rPr>
        <w:t xml:space="preserve">). RAD libraries were </w:t>
      </w:r>
      <w:r w:rsidRPr="007C50E9">
        <w:rPr>
          <w:rFonts w:ascii="Garamond" w:eastAsia="Cambria" w:hAnsi="Garamond" w:cs="Cambria"/>
          <w:sz w:val="24"/>
          <w:szCs w:val="24"/>
        </w:rPr>
        <w:lastRenderedPageBreak/>
        <w:t>constructed following the protocol described in</w:t>
      </w:r>
      <w:r w:rsidR="00F944A0" w:rsidRPr="007C50E9">
        <w:rPr>
          <w:rFonts w:ascii="Garamond" w:eastAsia="Cambria" w:hAnsi="Garamond" w:cs="Cambria"/>
          <w:sz w:val="24"/>
          <w:szCs w:val="24"/>
        </w:rPr>
        <w:t xml:space="preserve"> Ali et al. </w:t>
      </w:r>
      <w:r w:rsidR="00F944A0" w:rsidRPr="007C50E9">
        <w:rPr>
          <w:rFonts w:ascii="Garamond" w:eastAsia="Cambria" w:hAnsi="Garamond" w:cs="Cambria"/>
          <w:sz w:val="24"/>
          <w:szCs w:val="24"/>
        </w:rPr>
        <w:fldChar w:fldCharType="begin"/>
      </w:r>
      <w:r w:rsidR="00F944A0" w:rsidRPr="007C50E9">
        <w:rPr>
          <w:rFonts w:ascii="Garamond" w:eastAsia="Cambria" w:hAnsi="Garamond" w:cs="Cambria"/>
          <w:sz w:val="24"/>
          <w:szCs w:val="24"/>
        </w:rPr>
        <w:instrText xml:space="preserve"> ADDIN ZOTERO_ITEM CSL_CITATION {"citationID":"X7Y9lDyg","properties":{"formattedCitation":"(2016)","plainCitation":"(2016)","noteIndex":0},"citationItems":[{"id":6636,"uris":["http://zotero.org/users/3358336/items/HXR64EI6"],"uri":["http://zotero.org/users/3358336/items/HXR64EI6"],"itemData":{"id":6636,"type":"article-journal","title":"RAD Capture (Rapture): Flexible and Efficient Sequence-Based Genotyping","container-title":"Genetics","page":"389–400","volume":"202","issue":"2","abstract":"Massively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science.","DOI":"10.1534/genetics.115.183665","ISSN":"0016-6731, 1943-2631","note":"PMID: 26715661","language":"en","author":[{"family":"Ali","given":"Omar A"},{"family":"O'Rourke","given":"Sean M"},{"family":"Amish","given":"Stephen J"},{"family":"Meek","given":"Mariah H"},{"family":"Luikart","given":"Gordon"},{"family":"Jeffres","given":"Carson"},{"family":"Miller","given":"Michael R"}],"issued":{"date-parts":[["2016",2]]}},"suppress-author":true}],"schema":"https://github.com/citation-style-language/schema/raw/master/csl-citation.json"} </w:instrText>
      </w:r>
      <w:r w:rsidR="00F944A0" w:rsidRPr="007C50E9">
        <w:rPr>
          <w:rFonts w:ascii="Garamond" w:eastAsia="Cambria" w:hAnsi="Garamond" w:cs="Cambria"/>
          <w:sz w:val="24"/>
          <w:szCs w:val="24"/>
        </w:rPr>
        <w:fldChar w:fldCharType="separate"/>
      </w:r>
      <w:r w:rsidR="00F944A0" w:rsidRPr="007C50E9">
        <w:rPr>
          <w:rFonts w:ascii="Garamond" w:eastAsia="Cambria" w:hAnsi="Garamond" w:cs="Cambria"/>
          <w:noProof/>
          <w:sz w:val="24"/>
          <w:szCs w:val="24"/>
        </w:rPr>
        <w:t>(2016)</w:t>
      </w:r>
      <w:r w:rsidR="00F944A0"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t>
      </w:r>
      <w:r w:rsidRPr="007C50E9">
        <w:rPr>
          <w:rFonts w:ascii="Garamond" w:eastAsia="Cambria" w:hAnsi="Garamond" w:cs="Cambria"/>
          <w:i/>
          <w:sz w:val="24"/>
          <w:szCs w:val="24"/>
        </w:rPr>
        <w:t>De novo</w:t>
      </w:r>
      <w:r w:rsidRPr="007C50E9">
        <w:rPr>
          <w:rFonts w:ascii="Garamond" w:eastAsia="Cambria" w:hAnsi="Garamond" w:cs="Cambria"/>
          <w:sz w:val="24"/>
          <w:szCs w:val="24"/>
        </w:rPr>
        <w:t xml:space="preserve"> loci discovery and contig extension were carried out via custom PERL scripts</w:t>
      </w:r>
      <w:r w:rsidR="00F944A0" w:rsidRPr="007C50E9">
        <w:rPr>
          <w:rFonts w:ascii="Garamond" w:eastAsia="Cambria" w:hAnsi="Garamond" w:cs="Cambria"/>
          <w:sz w:val="24"/>
          <w:szCs w:val="24"/>
        </w:rPr>
        <w:t xml:space="preserve"> </w:t>
      </w:r>
      <w:r w:rsidR="00F944A0" w:rsidRPr="007C50E9">
        <w:rPr>
          <w:rFonts w:ascii="Garamond" w:eastAsia="Cambria" w:hAnsi="Garamond" w:cs="Cambria"/>
          <w:sz w:val="24"/>
          <w:szCs w:val="24"/>
        </w:rPr>
        <w:fldChar w:fldCharType="begin"/>
      </w:r>
      <w:r w:rsidR="00F944A0" w:rsidRPr="007C50E9">
        <w:rPr>
          <w:rFonts w:ascii="Garamond" w:eastAsia="Cambria" w:hAnsi="Garamond" w:cs="Cambria"/>
          <w:sz w:val="24"/>
          <w:szCs w:val="24"/>
        </w:rPr>
        <w:instrText xml:space="preserve"> ADDIN ZOTERO_ITEM CSL_CITATION {"citationID":"HhSvJ8lQ","properties":{"formattedCitation":"(Miller et al. 2012)","plainCitation":"(Miller et al. 2012)","noteIndex":0},"citationItems":[{"id":6606,"uris":["http://zotero.org/users/3358336/items/SXFR7Q2X"],"uri":["http://zotero.org/users/3358336/items/SXFR7Q2X"],"itemData":{"id":6606,"type":"article-journal","title":"A conserved haplotype controls parallel adaptation in geographically distant salmonid populations","container-title":"Molecular ecology","page":"237–249","volume":"21","issue":"2","abstract":"Salmonid fishes exhibit extensive local adaptations owing to abundant environmental variation and precise natal homing. This extensive local adaptation makes conservation and restoration of salmonids a challenge. For example, defining unambiguous units of conservation is difficult, and restoration attempts often fail owing to inadequate adaptive matching of translocated populations. A better understanding of the genetic architecture of local adaptation in salmonids could provide valuable information to assist in conserving and restoring natural populations of these important species. Here, we use a combination of laboratory crosses and next-generation sequencing to investigate the genetic architecture of the parallel adaptation of rapid development rate in two geographically and genetically distant populations of rainbow trout (Oncorhynchus mykiss). Strikingly, we find that not only is a parallel genetic mechanism used but that a conserved haplotype is responsible for this intriguing adaptation. The repeated use of adaptive genetic variation across distant geographical areas could be a general theme in salmonids and have important implications for conservation and restoration.","DOI":"10.1111/j.1365-294X.2011.05305.x","ISSN":"0962-1083, 1365-294X;0962-1083","note":"PMID: 21988725","author":[{"family":"Miller","given":"M R"},{"family":"Brunelli","given":"J P"},{"family":"Wheeler","given":"P A"},{"family":"Liu","given":"S"},{"family":"Rexroad","given":"C E","suffix":"3rd"},{"family":"Palti","given":"Y"},{"family":"Doe","given":"C Q"},{"family":"Thorgaard","given":"G H"}],"issued":{"date-parts":[["2012"]]}}}],"schema":"https://github.com/citation-style-language/schema/raw/master/csl-citation.json"} </w:instrText>
      </w:r>
      <w:r w:rsidR="00F944A0" w:rsidRPr="007C50E9">
        <w:rPr>
          <w:rFonts w:ascii="Garamond" w:eastAsia="Cambria" w:hAnsi="Garamond" w:cs="Cambria"/>
          <w:sz w:val="24"/>
          <w:szCs w:val="24"/>
        </w:rPr>
        <w:fldChar w:fldCharType="separate"/>
      </w:r>
      <w:r w:rsidR="00F944A0" w:rsidRPr="007C50E9">
        <w:rPr>
          <w:rFonts w:ascii="Garamond" w:eastAsia="Cambria" w:hAnsi="Garamond" w:cs="Cambria"/>
          <w:noProof/>
          <w:sz w:val="24"/>
          <w:szCs w:val="24"/>
        </w:rPr>
        <w:t>(Miller et al. 2012)</w:t>
      </w:r>
      <w:r w:rsidR="00F944A0" w:rsidRPr="007C50E9">
        <w:rPr>
          <w:rFonts w:ascii="Garamond" w:eastAsia="Cambria" w:hAnsi="Garamond" w:cs="Cambria"/>
          <w:sz w:val="24"/>
          <w:szCs w:val="24"/>
        </w:rPr>
        <w:fldChar w:fldCharType="end"/>
      </w:r>
      <w:r w:rsidRPr="007C50E9">
        <w:rPr>
          <w:rFonts w:ascii="Garamond" w:eastAsia="Cambria" w:hAnsi="Garamond" w:cs="Cambria"/>
          <w:sz w:val="24"/>
          <w:szCs w:val="24"/>
        </w:rPr>
        <w:t>, the alignment program Novoalign and the genome assembler PRICE</w:t>
      </w:r>
      <w:r w:rsidR="00F944A0" w:rsidRPr="007C50E9">
        <w:rPr>
          <w:rFonts w:ascii="Garamond" w:eastAsia="Cambria" w:hAnsi="Garamond" w:cs="Cambria"/>
          <w:sz w:val="24"/>
          <w:szCs w:val="24"/>
        </w:rPr>
        <w:t xml:space="preserve"> </w:t>
      </w:r>
      <w:r w:rsidR="00F944A0" w:rsidRPr="007C50E9">
        <w:rPr>
          <w:rFonts w:ascii="Garamond" w:eastAsia="Cambria" w:hAnsi="Garamond" w:cs="Cambria"/>
          <w:sz w:val="24"/>
          <w:szCs w:val="24"/>
        </w:rPr>
        <w:fldChar w:fldCharType="begin"/>
      </w:r>
      <w:r w:rsidR="00F944A0" w:rsidRPr="007C50E9">
        <w:rPr>
          <w:rFonts w:ascii="Garamond" w:eastAsia="Cambria" w:hAnsi="Garamond" w:cs="Cambria"/>
          <w:sz w:val="24"/>
          <w:szCs w:val="24"/>
        </w:rPr>
        <w:instrText xml:space="preserve"> ADDIN ZOTERO_ITEM CSL_CITATION {"citationID":"KIIuRpbs","properties":{"formattedCitation":"(Ruby et al. 2013)","plainCitation":"(Ruby et al. 2013)","noteIndex":0},"citationItems":[{"id":6666,"uris":["http://zotero.org/users/3358336/items/AKJNII5I"],"uri":["http://zotero.org/users/3358336/items/AKJNII5I"],"itemData":{"id":6666,"type":"article-journal","title":"PRICE: software for the targeted assembly of components of (Meta) genomic sequence data","container-title":"G3","page":"865–880","volume":"3","issue":"5","abstract":"Low-cost DNA sequencing technologies have expanded the role for direct nucleic acid sequencing in the analysis of genomes, transcriptomes, and the metagenomes of whole ecosystems. Human and machine comprehension of such large datasets can be simplified via synthesis of sequence fragments into long, contiguous blocks of sequence (contigs), but most of the progress in the field of assembly has focused on genomes in isolation rather than metagenomes. Here, we present software for paired-read iterative contig extension (PRICE), a strategy for focused assembly of particular nucleic acid species using complex metagenomic data as input. We describe the assembly strategy implemented by PRICE and provide examples of its application to the sequence of particular genes, transcripts, and virus genomes from complex multicomponent datasets, including an assembly of the BCBL-1 strain of Kaposi's sarcoma-associated herpesvirus. PRICE is open-source and available for free download (derisilab.ucsf.edu/software/price/ or sourceforge.net/projects/pricedenovo/).","DOI":"10.1534/g3.113.005967","ISSN":"2160-1836","note":"PMID: 23550143","language":"en","author":[{"family":"Ruby","given":"J Graham"},{"family":"Bellare","given":"Priya"},{"family":"Derisi","given":"Joseph L"}],"issued":{"date-parts":[["2013",5]]}}}],"schema":"https://github.com/citation-style-language/schema/raw/master/csl-citation.json"} </w:instrText>
      </w:r>
      <w:r w:rsidR="00F944A0" w:rsidRPr="007C50E9">
        <w:rPr>
          <w:rFonts w:ascii="Garamond" w:eastAsia="Cambria" w:hAnsi="Garamond" w:cs="Cambria"/>
          <w:sz w:val="24"/>
          <w:szCs w:val="24"/>
        </w:rPr>
        <w:fldChar w:fldCharType="separate"/>
      </w:r>
      <w:r w:rsidR="00F944A0" w:rsidRPr="007C50E9">
        <w:rPr>
          <w:rFonts w:ascii="Garamond" w:eastAsia="Cambria" w:hAnsi="Garamond" w:cs="Cambria"/>
          <w:noProof/>
          <w:sz w:val="24"/>
          <w:szCs w:val="24"/>
        </w:rPr>
        <w:t>(Ruby et al. 2013)</w:t>
      </w:r>
      <w:r w:rsidR="00F944A0" w:rsidRPr="007C50E9">
        <w:rPr>
          <w:rFonts w:ascii="Garamond" w:eastAsia="Cambria" w:hAnsi="Garamond" w:cs="Cambria"/>
          <w:sz w:val="24"/>
          <w:szCs w:val="24"/>
        </w:rPr>
        <w:fldChar w:fldCharType="end"/>
      </w:r>
      <w:r w:rsidRPr="007C50E9">
        <w:rPr>
          <w:rFonts w:ascii="Garamond" w:eastAsia="Cambria" w:hAnsi="Garamond" w:cs="Cambria"/>
          <w:sz w:val="24"/>
          <w:szCs w:val="24"/>
        </w:rPr>
        <w:t>. This pipeline resulted in a set of 77,544 RAD contigs ranging from 300 to 800 bp which served as a de novo partial genome reference for all subsequent downstream analyses (</w:t>
      </w:r>
      <w:r w:rsidR="006630AE" w:rsidRPr="007C50E9">
        <w:rPr>
          <w:rFonts w:ascii="Garamond" w:eastAsia="Cambria" w:hAnsi="Garamond" w:cs="Cambria"/>
          <w:sz w:val="24"/>
          <w:szCs w:val="24"/>
        </w:rPr>
        <w:t xml:space="preserve">Supplemental </w:t>
      </w:r>
      <w:r w:rsidRPr="007C50E9">
        <w:rPr>
          <w:rFonts w:ascii="Garamond" w:eastAsia="Cambria" w:hAnsi="Garamond" w:cs="Cambria"/>
          <w:sz w:val="24"/>
          <w:szCs w:val="24"/>
        </w:rPr>
        <w:t>File S</w:t>
      </w:r>
      <w:r w:rsidR="00F944A0" w:rsidRPr="007C50E9">
        <w:rPr>
          <w:rFonts w:ascii="Garamond" w:eastAsia="Cambria" w:hAnsi="Garamond" w:cs="Cambria"/>
          <w:sz w:val="24"/>
          <w:szCs w:val="24"/>
        </w:rPr>
        <w:t>2</w:t>
      </w:r>
      <w:r w:rsidRPr="007C50E9">
        <w:rPr>
          <w:rFonts w:ascii="Garamond" w:eastAsia="Cambria" w:hAnsi="Garamond" w:cs="Cambria"/>
          <w:sz w:val="24"/>
          <w:szCs w:val="24"/>
        </w:rPr>
        <w:t>).  Using these data, we filtered data to loci with 4 or fewer SNPs, and randomly selected 10,000 loci from this subset. Using these RADSeq data, 8,533 RAD capture baits (120bp) were designed by Arbor Biosciences from the de novo alignment (</w:t>
      </w:r>
      <w:r w:rsidR="006630AE" w:rsidRPr="007C50E9">
        <w:rPr>
          <w:rFonts w:ascii="Garamond" w:eastAsia="Cambria" w:hAnsi="Garamond" w:cs="Cambria"/>
          <w:sz w:val="24"/>
          <w:szCs w:val="24"/>
        </w:rPr>
        <w:t xml:space="preserve">Supplemental File </w:t>
      </w:r>
      <w:r w:rsidRPr="007C50E9">
        <w:rPr>
          <w:rFonts w:ascii="Garamond" w:eastAsia="Cambria" w:hAnsi="Garamond" w:cs="Cambria"/>
          <w:sz w:val="24"/>
          <w:szCs w:val="24"/>
        </w:rPr>
        <w:t>S</w:t>
      </w:r>
      <w:r w:rsidR="006419CF" w:rsidRPr="007C50E9">
        <w:rPr>
          <w:rFonts w:ascii="Garamond" w:eastAsia="Cambria" w:hAnsi="Garamond" w:cs="Cambria"/>
          <w:sz w:val="24"/>
          <w:szCs w:val="24"/>
        </w:rPr>
        <w:t>3</w:t>
      </w:r>
      <w:r w:rsidRPr="007C50E9">
        <w:rPr>
          <w:rFonts w:ascii="Garamond" w:eastAsia="Cambria" w:hAnsi="Garamond" w:cs="Cambria"/>
          <w:sz w:val="24"/>
          <w:szCs w:val="24"/>
        </w:rPr>
        <w:t xml:space="preserve">). The number of polymorphic loci identified across all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study samples was 44,406. RAPTURE was then used to identify putative </w:t>
      </w:r>
      <w:r w:rsidR="006630AE" w:rsidRPr="007C50E9">
        <w:rPr>
          <w:rFonts w:ascii="Garamond" w:eastAsia="Cambria" w:hAnsi="Garamond" w:cs="Cambria"/>
          <w:sz w:val="24"/>
          <w:szCs w:val="24"/>
        </w:rPr>
        <w:t>high-quality</w:t>
      </w:r>
      <w:r w:rsidRPr="007C50E9">
        <w:rPr>
          <w:rFonts w:ascii="Garamond" w:eastAsia="Cambria" w:hAnsi="Garamond" w:cs="Cambria"/>
          <w:sz w:val="24"/>
          <w:szCs w:val="24"/>
        </w:rPr>
        <w:t xml:space="preserve"> SNPs. </w:t>
      </w:r>
    </w:p>
    <w:p w14:paraId="614722B8"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Three different sequencing runs on an Illumina HiSeq were merged together, filtered, and duplicates were removed using ANGSD and Samtools</w:t>
      </w:r>
      <w:r w:rsidR="006630AE" w:rsidRPr="007C50E9">
        <w:rPr>
          <w:rFonts w:ascii="Garamond" w:eastAsia="Cambria" w:hAnsi="Garamond" w:cs="Cambria"/>
          <w:sz w:val="24"/>
          <w:szCs w:val="24"/>
        </w:rPr>
        <w:t xml:space="preserve"> </w:t>
      </w:r>
      <w:r w:rsidR="006630AE" w:rsidRPr="007C50E9">
        <w:rPr>
          <w:rFonts w:ascii="Garamond" w:eastAsia="Cambria" w:hAnsi="Garamond" w:cs="Cambria"/>
          <w:sz w:val="24"/>
          <w:szCs w:val="24"/>
        </w:rPr>
        <w:fldChar w:fldCharType="begin"/>
      </w:r>
      <w:r w:rsidR="006630AE" w:rsidRPr="007C50E9">
        <w:rPr>
          <w:rFonts w:ascii="Garamond" w:eastAsia="Cambria" w:hAnsi="Garamond" w:cs="Cambria"/>
          <w:sz w:val="24"/>
          <w:szCs w:val="24"/>
        </w:rPr>
        <w:instrText xml:space="preserve"> ADDIN ZOTERO_ITEM CSL_CITATION {"citationID":"eFTIUKxo","properties":{"formattedCitation":"(Li et al. 2009)","plainCitation":"(Li et al. 2009)","noteIndex":0},"citationItems":[{"id":6653,"uris":["http://zotero.org/users/3358336/items/MWXHPR9K"],"uri":["http://zotero.org/users/3358336/items/MWXHPR9K"],"itemData":{"id":6653,"type":"article-journal","title":"The Sequence Alignment/Map format and SAMtools","container-title":"Bioinformatics","page":"2078–2079","volume":"25","issue":"16","abstract":"SUMMARY: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http://samtools.sourceforge.net.","DOI":"10.1093/bioinformatics/btp352","ISSN":"1367-4803, 1367-4811","note":"PMID: 19505943","language":"en","author":[{"family":"Li","given":"Heng"},{"family":"Handsaker","given":"Bob"},{"family":"Wysoker","given":"Alec"},{"family":"Fennell","given":"Tim"},{"family":"Ruan","given":"Jue"},{"family":"Homer","given":"Nils"},{"family":"Marth","given":"Gabor"},{"family":"Abecasis","given":"Goncalo"},{"family":"Durbin","given":"Richard"},{"literal":"1000 Genome Project Data Processing Subgroup"}],"issued":{"date-parts":[["2009",8]]}}}],"schema":"https://github.com/citation-style-language/schema/raw/master/csl-citation.json"} </w:instrText>
      </w:r>
      <w:r w:rsidR="006630AE" w:rsidRPr="007C50E9">
        <w:rPr>
          <w:rFonts w:ascii="Garamond" w:eastAsia="Cambria" w:hAnsi="Garamond" w:cs="Cambria"/>
          <w:sz w:val="24"/>
          <w:szCs w:val="24"/>
        </w:rPr>
        <w:fldChar w:fldCharType="separate"/>
      </w:r>
      <w:r w:rsidR="006630AE" w:rsidRPr="007C50E9">
        <w:rPr>
          <w:rFonts w:ascii="Garamond" w:eastAsia="Cambria" w:hAnsi="Garamond" w:cs="Cambria"/>
          <w:noProof/>
          <w:sz w:val="24"/>
          <w:szCs w:val="24"/>
        </w:rPr>
        <w:t>(Li et al. 2009)</w:t>
      </w:r>
      <w:r w:rsidR="006630AE" w:rsidRPr="007C50E9">
        <w:rPr>
          <w:rFonts w:ascii="Garamond" w:eastAsia="Cambria" w:hAnsi="Garamond" w:cs="Cambria"/>
          <w:sz w:val="24"/>
          <w:szCs w:val="24"/>
        </w:rPr>
        <w:fldChar w:fldCharType="end"/>
      </w:r>
      <w:r w:rsidRPr="007C50E9">
        <w:rPr>
          <w:rFonts w:ascii="Garamond" w:eastAsia="Cambria" w:hAnsi="Garamond" w:cs="Cambria"/>
          <w:sz w:val="24"/>
          <w:szCs w:val="24"/>
        </w:rPr>
        <w:t>. Sampled individuals were aligned against the de novo partial genome reference using the BWA-MEM algorithm</w:t>
      </w:r>
      <w:r w:rsidR="006630AE" w:rsidRPr="007C50E9">
        <w:rPr>
          <w:rFonts w:ascii="Garamond" w:eastAsia="Cambria" w:hAnsi="Garamond" w:cs="Cambria"/>
          <w:sz w:val="24"/>
          <w:szCs w:val="24"/>
        </w:rPr>
        <w:t xml:space="preserve"> </w:t>
      </w:r>
      <w:r w:rsidR="006630AE" w:rsidRPr="007C50E9">
        <w:rPr>
          <w:rFonts w:ascii="Garamond" w:eastAsia="Cambria" w:hAnsi="Garamond" w:cs="Cambria"/>
          <w:sz w:val="24"/>
          <w:szCs w:val="24"/>
        </w:rPr>
        <w:fldChar w:fldCharType="begin"/>
      </w:r>
      <w:r w:rsidR="006630AE" w:rsidRPr="007C50E9">
        <w:rPr>
          <w:rFonts w:ascii="Garamond" w:eastAsia="Cambria" w:hAnsi="Garamond" w:cs="Cambria"/>
          <w:sz w:val="24"/>
          <w:szCs w:val="24"/>
        </w:rPr>
        <w:instrText xml:space="preserve"> ADDIN ZOTERO_ITEM CSL_CITATION {"citationID":"nDoDNEug","properties":{"formattedCitation":"(Li and Durbin 2010, Li 2013)","plainCitation":"(Li and Durbin 2010, Li 2013)","noteIndex":0},"citationItems":[{"id":6587,"uris":["http://zotero.org/users/3358336/items/GPEZSST4"],"uri":["http://zotero.org/users/3358336/items/GPEZSST4"],"itemData":{"id":6587,"type":"article-journal","title":"Fast and accurate long-read alignment with Burrows-Wheeler transform","container-title":"Bioinformatics","page":"589–595","volume":"26","issue":"5","abstract":"MOTIVATION: Many programs for aligning short sequencing reads to a reference genome have been developed in the last 2 years. Most of them are very efficient for short reads but inefficient or not applicable for reads &gt;200 bp because the algorithms are heavily and specifically tuned for short queries with low sequencing error rate. However, some sequencing platforms already produce longer reads and others are expected to become available soon. For longer reads, hashing-based software such as BLAT and SSAHA2 remain the only choices. Nonetheless, these methods are substantially slower than short-read aligners in terms of aligned bases per unit time. RESULTS: We designed and implemented a new algorithm, Burrows-Wheeler Aligner's Smith-Waterman Alignment (BWA-SW), to align long sequences up to 1 Mb against a large sequence database (e.g. the human genome) with a few gigabytes of memory. The algorithm is as accurate as SSAHA2, more accurate than BLAT, and is several to tens of times faster than both. AVAILABILITY: http://bio-bwa.sourceforge.net","DOI":"10.1093/bioinformatics/btp698","ISSN":"1367-4803, 1367-4811","note":"PMID: 20080505","language":"en","author":[{"family":"Li","given":"Heng"},{"family":"Durbin","given":"Richard"}],"issued":{"date-parts":[["2010",3]]}}},{"id":6596,"uris":["http://zotero.org/users/3358336/items/RM58L7X3"],"uri":["http://zotero.org/users/3358336/items/RM58L7X3"],"itemData":{"id":6596,"type":"article-journal","title":"Aligning sequence reads, clone sequences and assembly contigs with BWA-MEM","abstract":"Summary: BWA-MEM is a new alignment algorithm for aligning sequence reads or long query sequences against a large reference genome such as human. It automatically chooses between local and end-to-end alignments, supports paired-end reads and performs chimeric alignment. The algorithm is robust to sequencing errors and applicable to a wide range of sequence lengths from 70bp to a few megabases. For mapping 100bp sequences, BWA-MEM shows better performance than several state-of-art read aligners to date. Availability and implementation: BWA-MEM is implemented as a component of BWA, which is available at http://github.com/lh3/bwa. Contact: hengli@broadinstitute.org","author":[{"family":"Li","given":"Heng"}],"issued":{"date-parts":[["2013",3]]}}}],"schema":"https://github.com/citation-style-language/schema/raw/master/csl-citation.json"} </w:instrText>
      </w:r>
      <w:r w:rsidR="006630AE" w:rsidRPr="007C50E9">
        <w:rPr>
          <w:rFonts w:ascii="Garamond" w:eastAsia="Cambria" w:hAnsi="Garamond" w:cs="Cambria"/>
          <w:sz w:val="24"/>
          <w:szCs w:val="24"/>
        </w:rPr>
        <w:fldChar w:fldCharType="separate"/>
      </w:r>
      <w:r w:rsidR="006630AE" w:rsidRPr="007C50E9">
        <w:rPr>
          <w:rFonts w:ascii="Garamond" w:eastAsia="Cambria" w:hAnsi="Garamond" w:cs="Cambria"/>
          <w:noProof/>
          <w:sz w:val="24"/>
          <w:szCs w:val="24"/>
        </w:rPr>
        <w:t>(Li and Durbin 2010, Li 2013)</w:t>
      </w:r>
      <w:r w:rsidR="006630AE"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and saved to BAM format. To generate SNP (segregating site) data, a probabilistic framework was used for all population genetic analyses as it does not require calling genotypes and is suitable for low-coverage sequencing data</w:t>
      </w:r>
      <w:r w:rsidR="006630AE" w:rsidRPr="007C50E9">
        <w:rPr>
          <w:rFonts w:ascii="Garamond" w:eastAsia="Cambria" w:hAnsi="Garamond" w:cs="Cambria"/>
          <w:sz w:val="24"/>
          <w:szCs w:val="24"/>
        </w:rPr>
        <w:t xml:space="preserve"> </w:t>
      </w:r>
      <w:r w:rsidR="006630AE" w:rsidRPr="007C50E9">
        <w:rPr>
          <w:rFonts w:ascii="Garamond" w:eastAsia="Cambria" w:hAnsi="Garamond" w:cs="Cambria"/>
          <w:sz w:val="24"/>
          <w:szCs w:val="24"/>
        </w:rPr>
        <w:fldChar w:fldCharType="begin"/>
      </w:r>
      <w:r w:rsidR="006630AE" w:rsidRPr="007C50E9">
        <w:rPr>
          <w:rFonts w:ascii="Garamond" w:eastAsia="Cambria" w:hAnsi="Garamond" w:cs="Cambria"/>
          <w:sz w:val="24"/>
          <w:szCs w:val="24"/>
        </w:rPr>
        <w:instrText xml:space="preserve"> ADDIN ZOTERO_ITEM CSL_CITATION {"citationID":"APcNlbEU","properties":{"formattedCitation":"(Korneliussen et al. 2013, Fumagalli et al. 2013)","plainCitation":"(Korneliussen et al. 2013, Fumagalli et al. 2013)","noteIndex":0},"citationItems":[{"id":6615,"uris":["http://zotero.org/users/3358336/items/JT822RZN"],"uri":["http://zotero.org/users/3358336/items/JT822RZN"],"itemData":{"id":6615,"type":"article-journal","title":"Calculation of Tajima's D and other neutrality test statistics from low depth next-generation sequencing data","container-title":"BMC bioinformatics","page":"289","volume":"14","abstract":"BACKGROUND: A number of different statistics are used for detecting natural selection using DNA sequencing data, including statistics that are summaries of the frequency spectrum, such as Tajima's D. These statistics are now often being applied in the analysis of Next Generation Sequencing (NGS) data. However, estimates of frequency spectra from NGS data are strongly affected by low sequencing coverage; the inherent technology dependent variation in sequencing depth causes systematic differences in the value of the statistic among genomic regions. RESULTS: We have developed an approach that accommodates the uncertainty of the data when calculating site frequency based neutrality test statistics. A salient feature of this approach is that it implicitly solves the problems of varying sequencing depth, missing data and avoids the need to infer variable sites for the analysis and thereby avoids ascertainment problems introduced by a SNP discovery process. CONCLUSION: Using an empirical Bayes approach for fast computations, we show that this method produces results for low-coverage NGS data comparable to those achieved when the genotypes are known without uncertainty. We also validate the method in an analysis of data from the 1000 genomes project. The method is implemented in a fast framework which enables researchers to perform these neutrality tests on a genome-wide scale.","DOI":"10.1186/1471-2105-14-289","ISSN":"1471-2105","note":"PMID: 24088262","language":"en","author":[{"family":"Korneliussen","given":"Thorfinn Sand"},{"family":"Moltke","given":"Ida"},{"family":"Albrechtsen","given":"Anders"},{"family":"Nielsen","given":"Rasmus"}],"issued":{"date-parts":[["2013",10]]}}},{"id":6631,"uris":["http://zotero.org/users/3358336/items/P3I8R8XU"],"uri":["http://zotero.org/users/3358336/items/P3I8R8XU"],"itemData":{"id":6631,"type":"article-journal","title":"Quantifying population genetic differentiation from next-generation sequencing data","container-title":"Genetics","page":"979–992","volume":"195","issue":"3","abstract":"Over the past few years, new high-throughput DNA sequencing technologies have dramatically increased speed and reduced sequencing costs. However, the use of these sequencing technologies is often challenged by errors and biases associated with the bioinformatical methods used for analyzing the data. In particular, the use of naïve methods to identify polymorphic sites and infer genotypes can inflate downstream analyses. Recently, explicit modeling of genotype probability distributions has been proposed as a method for taking genotype call uncertainty into account. Based on this idea, we propose a novel method for quantifying population genetic differentiation from next-generation sequencing data. In addition, we present a strategy for investigating population structure via principal components analysis. Through extensive simulations, we compare the new method herein proposed to approaches based on genotype calling and demonstrate a marked improvement in estimation accuracy for a wide range of conditions. We apply the method to a large-scale genomic data set of domesticated and wild silkworms sequenced at low coverage. We find that we can infer the fine-scale genetic structure of the sampled individuals, suggesting that employing this new method is useful for investigating the genetic relationships of populations sampled at low coverage.","DOI":"10.1534/genetics.113.154740","ISSN":"0016-6731, 1943-2631","note":"PMID: 23979584","language":"en","author":[{"family":"Fumagalli","given":"Matteo"},{"family":"Vieira","given":"Filipe G"},{"family":"Korneliussen","given":"Thorfinn Sand"},{"family":"Linderoth","given":"Tyler"},{"family":"Huerta-Sánchez","given":"Emilia"},{"family":"Albrechtsen","given":"Anders"},{"family":"Nielsen","given":"Rasmus"}],"issued":{"date-parts":[["2013",11]]}}}],"schema":"https://github.com/citation-style-language/schema/raw/master/csl-citation.json"} </w:instrText>
      </w:r>
      <w:r w:rsidR="006630AE" w:rsidRPr="007C50E9">
        <w:rPr>
          <w:rFonts w:ascii="Garamond" w:eastAsia="Cambria" w:hAnsi="Garamond" w:cs="Cambria"/>
          <w:sz w:val="24"/>
          <w:szCs w:val="24"/>
        </w:rPr>
        <w:fldChar w:fldCharType="separate"/>
      </w:r>
      <w:r w:rsidR="006630AE" w:rsidRPr="007C50E9">
        <w:rPr>
          <w:rFonts w:ascii="Garamond" w:eastAsia="Cambria" w:hAnsi="Garamond" w:cs="Cambria"/>
          <w:noProof/>
          <w:sz w:val="24"/>
          <w:szCs w:val="24"/>
        </w:rPr>
        <w:t>(Korneliussen et al. 2013, Fumagalli et al. 2013)</w:t>
      </w:r>
      <w:r w:rsidR="006630AE" w:rsidRPr="007C50E9">
        <w:rPr>
          <w:rFonts w:ascii="Garamond" w:eastAsia="Cambria" w:hAnsi="Garamond" w:cs="Cambria"/>
          <w:sz w:val="24"/>
          <w:szCs w:val="24"/>
        </w:rPr>
        <w:fldChar w:fldCharType="end"/>
      </w:r>
      <w:r w:rsidRPr="007C50E9">
        <w:rPr>
          <w:rFonts w:ascii="Garamond" w:eastAsia="Cambria" w:hAnsi="Garamond" w:cs="Cambria"/>
          <w:sz w:val="24"/>
          <w:szCs w:val="24"/>
        </w:rPr>
        <w:t>. Estimates of per site minor allele frequencies (MAF), genotype probabilities and SNP discovery were conducted using ANGSD</w:t>
      </w:r>
      <w:r w:rsidR="006630AE" w:rsidRPr="007C50E9">
        <w:rPr>
          <w:rFonts w:ascii="Garamond" w:eastAsia="Cambria" w:hAnsi="Garamond" w:cs="Cambria"/>
          <w:sz w:val="24"/>
          <w:szCs w:val="24"/>
        </w:rPr>
        <w:t xml:space="preserve"> and NGStools </w:t>
      </w:r>
      <w:r w:rsidR="006630AE" w:rsidRPr="007C50E9">
        <w:rPr>
          <w:rFonts w:ascii="Garamond" w:eastAsia="Cambria" w:hAnsi="Garamond" w:cs="Cambria"/>
          <w:sz w:val="24"/>
          <w:szCs w:val="24"/>
        </w:rPr>
        <w:fldChar w:fldCharType="begin"/>
      </w:r>
      <w:r w:rsidR="006630AE" w:rsidRPr="007C50E9">
        <w:rPr>
          <w:rFonts w:ascii="Garamond" w:eastAsia="Cambria" w:hAnsi="Garamond" w:cs="Cambria"/>
          <w:sz w:val="24"/>
          <w:szCs w:val="24"/>
        </w:rPr>
        <w:instrText xml:space="preserve"> ADDIN ZOTERO_ITEM CSL_CITATION {"citationID":"OuSE4534","properties":{"formattedCitation":"(Fumagalli et al. 2014, Korneliussen et al. 2014)","plainCitation":"(Fumagalli et al. 2014, Korneliussen et al. 2014)","noteIndex":0},"citationItems":[{"id":6784,"uris":["http://zotero.org/users/3358336/items/F2T79CHG"],"uri":["http://zotero.org/users/3358336/items/F2T79CHG"],"itemData":{"id":6784,"type":"article-journal","title":"ngsTools: methods for population genetics analyses from next-generation sequencing data","container-title":"Bioinformatics","page":"1486–1487","volume":"30","issue":"10","abstract":"SUMMARY: Next-generation sequencing technologies produce short reads that are either de novo assembled or mapped to a reference genome. Genotypes and/or single-nucleotide polymorphisms are then determined from the read composition at each site, which become the basis for many downstream analyses. However, for low sequencing depths, e.g. , there is considerable statistical uncertainty in the assignment of genotypes because of random sampling of homologous base pairs in heterozygotes and sequencing or alignment errors. Recently, several probabilistic methods have been proposed to account for this uncertainty and make accurate inferences from low quality and/or coverage sequencing data. We present ngsTools, a collection of programs to perform population genetics analyses from next-generation sequencing data. The methods implemented in these programs do not rely on single-nucleotide polymorphism or genotype calling and are particularly suitable for low sequencing depth data. AVAILABILITY: Programs included in ngsTools are implemented in C/C++ and are freely available for noncommercial use at https://github.com/mfumagalli/ngsTools. CONTACT: mfumagalli82@gmail.com SUPPLEMENTARY INFORMATION: Supplementary materials are available at Bioinformatics online.","DOI":"10.1093/bioinformatics/btu041","ISSN":"1367-4803, 1367-4811","note":"PMID: 24458950","language":"en","author":[{"family":"Fumagalli","given":"Matteo"},{"family":"Vieira","given":"Filipe G"},{"family":"Linderoth","given":"Tyler"},{"family":"Nielsen","given":"Rasmus"}],"issued":{"date-parts":[["2014",5]]}}},{"id":6622,"uris":["http://zotero.org/users/3358336/items/UZCUVVEH"],"uri":["http://zotero.org/users/3358336/items/UZCUVVEH"],"itemData":{"id":6622,"type":"article-journal","title":"ANGSD: Analysis of Next Generation Sequencing Data","container-title":"BMC bioinformatics","page":"356","volume":"15","abstract":"BACKGROUND: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elsewhere.","DOI":"10.1186/s12859-014-0356-4","ISSN":"1471-2105","note":"PMID: 25420514","language":"en","author":[{"family":"Korneliussen","given":"Thorfinn Sand"},{"family":"Albrechtsen","given":"Anders"},{"family":"Nielsen","given":"Rasmus"}],"issued":{"date-parts":[["2014",11]]}}}],"schema":"https://github.com/citation-style-language/schema/raw/master/csl-citation.json"} </w:instrText>
      </w:r>
      <w:r w:rsidR="006630AE" w:rsidRPr="007C50E9">
        <w:rPr>
          <w:rFonts w:ascii="Garamond" w:eastAsia="Cambria" w:hAnsi="Garamond" w:cs="Cambria"/>
          <w:sz w:val="24"/>
          <w:szCs w:val="24"/>
        </w:rPr>
        <w:fldChar w:fldCharType="separate"/>
      </w:r>
      <w:r w:rsidR="006630AE" w:rsidRPr="007C50E9">
        <w:rPr>
          <w:rFonts w:ascii="Garamond" w:eastAsia="Cambria" w:hAnsi="Garamond" w:cs="Cambria"/>
          <w:noProof/>
          <w:sz w:val="24"/>
          <w:szCs w:val="24"/>
        </w:rPr>
        <w:t>(Fumagalli et al. 2014, Korneliussen et al. 2014)</w:t>
      </w:r>
      <w:r w:rsidR="006630AE" w:rsidRPr="007C50E9">
        <w:rPr>
          <w:rFonts w:ascii="Garamond" w:eastAsia="Cambria" w:hAnsi="Garamond" w:cs="Cambria"/>
          <w:sz w:val="24"/>
          <w:szCs w:val="24"/>
        </w:rPr>
        <w:fldChar w:fldCharType="end"/>
      </w:r>
      <w:r w:rsidRPr="007C50E9">
        <w:rPr>
          <w:rFonts w:ascii="Garamond" w:eastAsia="Cambria" w:hAnsi="Garamond" w:cs="Cambria"/>
          <w:sz w:val="24"/>
          <w:szCs w:val="24"/>
        </w:rPr>
        <w:t>.  Genomic sites were designated as polymorphic only if MAFs were greater than 0.05 and the probability of the site not being polymorphic was less than 10</w:t>
      </w:r>
      <w:r w:rsidRPr="007C50E9">
        <w:rPr>
          <w:rFonts w:ascii="Garamond" w:eastAsia="Cambria" w:hAnsi="Garamond" w:cs="Cambria"/>
          <w:sz w:val="24"/>
          <w:szCs w:val="24"/>
          <w:vertAlign w:val="superscript"/>
        </w:rPr>
        <w:t>-12</w:t>
      </w:r>
      <w:r w:rsidRPr="007C50E9">
        <w:rPr>
          <w:rFonts w:ascii="Garamond" w:eastAsia="Cambria" w:hAnsi="Garamond" w:cs="Cambria"/>
          <w:sz w:val="24"/>
          <w:szCs w:val="24"/>
        </w:rPr>
        <w:t>. ANGSD analyses were conducted following methods from Prince et al</w:t>
      </w:r>
      <w:r w:rsidR="00894542" w:rsidRPr="007C50E9">
        <w:rPr>
          <w:rFonts w:ascii="Garamond" w:eastAsia="Cambria" w:hAnsi="Garamond" w:cs="Cambria"/>
          <w:sz w:val="24"/>
          <w:szCs w:val="24"/>
        </w:rPr>
        <w:t xml:space="preserve">. </w:t>
      </w:r>
      <w:r w:rsidR="00894542" w:rsidRPr="007C50E9">
        <w:rPr>
          <w:rFonts w:ascii="Garamond" w:eastAsia="Cambria" w:hAnsi="Garamond" w:cs="Cambria"/>
          <w:sz w:val="24"/>
          <w:szCs w:val="24"/>
        </w:rPr>
        <w:fldChar w:fldCharType="begin"/>
      </w:r>
      <w:r w:rsidR="00894542" w:rsidRPr="007C50E9">
        <w:rPr>
          <w:rFonts w:ascii="Garamond" w:eastAsia="Cambria" w:hAnsi="Garamond" w:cs="Cambria"/>
          <w:sz w:val="24"/>
          <w:szCs w:val="24"/>
        </w:rPr>
        <w:instrText xml:space="preserve"> ADDIN ZOTERO_ITEM CSL_CITATION {"citationID":"Bk9VVEND","properties":{"formattedCitation":"(2017)","plainCitation":"(2017)","noteIndex":0},"citationItems":[{"id":6665,"uris":["http://zotero.org/users/3358336/items/YXGZV99Y"],"uri":["http://zotero.org/users/3358336/items/YXGZV99Y"],"itemData":{"id":6665,"type":"article-journal","title":"The evolutionary basis of premature migration in Pacific salmon highlights the utility of genomics for informing conservation","container-title":"Science advances","page":"e1603198","volume":"3","issue":"8","abstract":"The delineation of conservation units (CUs) is a challenging issue that has profound implications for minimizing the loss of biodiversity and ecosystem services. CU delineation typically seeks to prioritize evolutionary significance, and genetic methods play a pivotal role in the delineation process by quantifying overall differentiation between populations. Although CUs that primarily reflect overall genetic differentiation do protect adaptive differences between distant populations, they do not necessarily protect adaptive variation within highly connected populations. Advances in genomic methodology facilitate the characterization of adaptive genetic variation, but the potential utility of this information for CU delineation is unclear. We use genomic methods to investigate the evolutionary basis of premature migration in Pacific salmon, a complex behavioral and physiological phenotype that exists within highly connected populations and has experienced severe declines. Strikingly, we find that premature migration is associated with the same single locus across multiple populations in each of two different species. Patterns of variation at this locus suggest that the premature migration alleles arose from a single evolutionary event within each species and were subsequently spread to distant populations through straying and positive selection. Our results reveal that complex adaptive variation can depend on rare mutational events at a single locus, demonstrate that CUs reflecting overall genetic differentiation can fail to protect evolutionarily significant variation that has substantial ecological and societal benefits, and suggest that a supplemental framework for protecting specific adaptive variation will sometimes be necessary to prevent the loss of significant biodiversity and ecosystem services.","DOI":"10.1126/sciadv.1603198","ISSN":"2375-2548","note":"PMID: 28835916","language":"en","author":[{"family":"Prince","given":"Daniel J"},{"family":"O'Rourke","given":"Sean M"},{"family":"Thompson","given":"Tasha Q"},{"family":"Ali","given":"Omar A"},{"family":"Lyman","given":"Hannah S"},{"family":"Saglam","given":"Ismail K"},{"family":"Hotaling","given":"Thomas J"},{"family":"Spidle","given":"Adrian P"},{"family":"Miller","given":"Michael R"}],"issued":{"date-parts":[["2017",8]]}},"suppress-author":true}],"schema":"https://github.com/citation-style-language/schema/raw/master/csl-citation.json"} </w:instrText>
      </w:r>
      <w:r w:rsidR="00894542" w:rsidRPr="007C50E9">
        <w:rPr>
          <w:rFonts w:ascii="Garamond" w:eastAsia="Cambria" w:hAnsi="Garamond" w:cs="Cambria"/>
          <w:sz w:val="24"/>
          <w:szCs w:val="24"/>
        </w:rPr>
        <w:fldChar w:fldCharType="separate"/>
      </w:r>
      <w:r w:rsidR="00894542" w:rsidRPr="007C50E9">
        <w:rPr>
          <w:rFonts w:ascii="Garamond" w:eastAsia="Cambria" w:hAnsi="Garamond" w:cs="Cambria"/>
          <w:noProof/>
          <w:sz w:val="24"/>
          <w:szCs w:val="24"/>
        </w:rPr>
        <w:t>(2017)</w:t>
      </w:r>
      <w:r w:rsidR="00894542" w:rsidRPr="007C50E9">
        <w:rPr>
          <w:rFonts w:ascii="Garamond" w:eastAsia="Cambria" w:hAnsi="Garamond" w:cs="Cambria"/>
          <w:sz w:val="24"/>
          <w:szCs w:val="24"/>
        </w:rPr>
        <w:fldChar w:fldCharType="end"/>
      </w:r>
      <w:r w:rsidRPr="007C50E9">
        <w:rPr>
          <w:rFonts w:ascii="Garamond" w:eastAsia="Cambria" w:hAnsi="Garamond" w:cs="Cambria"/>
          <w:sz w:val="24"/>
          <w:szCs w:val="24"/>
        </w:rPr>
        <w:t>, with a minimum mapping quality score (minMapQ) of 10, a minimum base quality score (minQ) of 20, the genotype likelihood model (GL 1), and only sites represented in at least 50% of the included sampl</w:t>
      </w:r>
      <w:r w:rsidR="00894542" w:rsidRPr="007C50E9">
        <w:rPr>
          <w:rFonts w:ascii="Garamond" w:eastAsia="Cambria" w:hAnsi="Garamond" w:cs="Cambria"/>
          <w:sz w:val="24"/>
          <w:szCs w:val="24"/>
        </w:rPr>
        <w:t xml:space="preserve">es (minInd) were used </w:t>
      </w:r>
      <w:r w:rsidR="00894542" w:rsidRPr="007C50E9">
        <w:rPr>
          <w:rFonts w:ascii="Garamond" w:eastAsia="Cambria" w:hAnsi="Garamond" w:cs="Cambria"/>
          <w:sz w:val="24"/>
          <w:szCs w:val="24"/>
        </w:rPr>
        <w:fldChar w:fldCharType="begin"/>
      </w:r>
      <w:r w:rsidR="00894542" w:rsidRPr="007C50E9">
        <w:rPr>
          <w:rFonts w:ascii="Garamond" w:eastAsia="Cambria" w:hAnsi="Garamond" w:cs="Cambria"/>
          <w:sz w:val="24"/>
          <w:szCs w:val="24"/>
        </w:rPr>
        <w:instrText xml:space="preserve"> ADDIN ZOTERO_ITEM CSL_CITATION {"citationID":"lfejma6v","properties":{"formattedCitation":"(Li 2011)","plainCitation":"(Li 2011)","noteIndex":0},"citationItems":[{"id":6633,"uris":["http://zotero.org/users/3358336/items/5T3QPRWB"],"uri":["http://zotero.org/users/3358336/items/5T3QPRWB"],"itemData":{"id":6633,"type":"article-journal","title":"A statistical framework for SNP calling, mutation discovery, association mapping and population genetical parameter estimation from sequencing data","container-title":"Bioinformatics","page":"2987–2993","volume":"27","issue":"21","abstract":"MOTIVATION: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hengli@broadinstitute.org.","DOI":"10.1093/bioinformatics/btr509","ISSN":"1367-4803, 1367-4811","note":"PMID: 21903627","language":"en","author":[{"family":"Li","given":"Heng"}],"issued":{"date-parts":[["2011",11]]}}}],"schema":"https://github.com/citation-style-language/schema/raw/master/csl-citation.json"} </w:instrText>
      </w:r>
      <w:r w:rsidR="00894542" w:rsidRPr="007C50E9">
        <w:rPr>
          <w:rFonts w:ascii="Garamond" w:eastAsia="Cambria" w:hAnsi="Garamond" w:cs="Cambria"/>
          <w:sz w:val="24"/>
          <w:szCs w:val="24"/>
        </w:rPr>
        <w:fldChar w:fldCharType="separate"/>
      </w:r>
      <w:r w:rsidR="00894542" w:rsidRPr="007C50E9">
        <w:rPr>
          <w:rFonts w:ascii="Garamond" w:eastAsia="Cambria" w:hAnsi="Garamond" w:cs="Cambria"/>
          <w:noProof/>
          <w:sz w:val="24"/>
          <w:szCs w:val="24"/>
        </w:rPr>
        <w:t>(Li 2011)</w:t>
      </w:r>
      <w:r w:rsidR="00894542" w:rsidRPr="007C50E9">
        <w:rPr>
          <w:rFonts w:ascii="Garamond" w:eastAsia="Cambria" w:hAnsi="Garamond" w:cs="Cambria"/>
          <w:sz w:val="24"/>
          <w:szCs w:val="24"/>
        </w:rPr>
        <w:fldChar w:fldCharType="end"/>
      </w:r>
      <w:r w:rsidRPr="007C50E9">
        <w:rPr>
          <w:rFonts w:ascii="Garamond" w:eastAsia="Cambria" w:hAnsi="Garamond" w:cs="Cambria"/>
          <w:sz w:val="24"/>
          <w:szCs w:val="24"/>
        </w:rPr>
        <w:t>.</w:t>
      </w:r>
    </w:p>
    <w:p w14:paraId="010BC676"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b/>
          <w:sz w:val="24"/>
          <w:szCs w:val="24"/>
        </w:rPr>
        <w:t>Quantifying genetic structure</w:t>
      </w:r>
    </w:p>
    <w:p w14:paraId="3BC959A2" w14:textId="77777777" w:rsidR="002846C3" w:rsidRPr="007C50E9" w:rsidRDefault="00005FFB">
      <w:pPr>
        <w:spacing w:line="480" w:lineRule="auto"/>
        <w:ind w:firstLine="720"/>
        <w:rPr>
          <w:rFonts w:ascii="Garamond" w:eastAsia="Cambria" w:hAnsi="Garamond" w:cs="Cambria"/>
          <w:b/>
          <w:sz w:val="24"/>
          <w:szCs w:val="24"/>
        </w:rPr>
      </w:pPr>
      <w:r w:rsidRPr="007C50E9">
        <w:rPr>
          <w:rFonts w:ascii="Garamond" w:eastAsia="Cambria" w:hAnsi="Garamond" w:cs="Cambria"/>
          <w:sz w:val="24"/>
          <w:szCs w:val="24"/>
        </w:rPr>
        <w:lastRenderedPageBreak/>
        <w:t>To characterize and quantify genetic population structure within and among watersheds, we conducted principal component analysis (PCA) using data subsampled to different alignment thresholds (e.g., all individuals with a minimum of 100,000 alignments) to determine the amount of data needed for population analyses. For downstream analysis, we selected individuals that had greater than 100,000 alignments. To assess population structure and coancestry, ANGSD was used to generate PCA and NGSadmix was used to estimate admixture. Settings used in ANGSD for PCA to identify polymorphic sites included a SNP_pval of 1e</w:t>
      </w:r>
      <w:r w:rsidRPr="007C50E9">
        <w:rPr>
          <w:rFonts w:ascii="Garamond" w:eastAsia="Cambria" w:hAnsi="Garamond" w:cs="Cambria"/>
          <w:sz w:val="24"/>
          <w:szCs w:val="24"/>
          <w:vertAlign w:val="superscript"/>
        </w:rPr>
        <w:t>-6</w:t>
      </w:r>
      <w:r w:rsidRPr="007C50E9">
        <w:rPr>
          <w:rFonts w:ascii="Garamond" w:eastAsia="Cambria" w:hAnsi="Garamond" w:cs="Cambria"/>
          <w:sz w:val="24"/>
          <w:szCs w:val="24"/>
        </w:rPr>
        <w:t>, inferring major and minor alleles (doMajorMinor 1), estimating allele frequencies (doMaf 2)</w:t>
      </w:r>
      <w:r w:rsidR="000203C0" w:rsidRPr="007C50E9">
        <w:rPr>
          <w:rFonts w:ascii="Garamond" w:eastAsia="Cambria" w:hAnsi="Garamond" w:cs="Cambria"/>
          <w:sz w:val="24"/>
          <w:szCs w:val="24"/>
        </w:rPr>
        <w:fldChar w:fldCharType="begin"/>
      </w:r>
      <w:r w:rsidR="000203C0" w:rsidRPr="007C50E9">
        <w:rPr>
          <w:rFonts w:ascii="Garamond" w:eastAsia="Cambria" w:hAnsi="Garamond" w:cs="Cambria"/>
          <w:sz w:val="24"/>
          <w:szCs w:val="24"/>
        </w:rPr>
        <w:instrText xml:space="preserve"> ADDIN ZOTERO_ITEM CSL_CITATION {"citationID":"1aG3aXxt","properties":{"formattedCitation":"(Kim et al. 2011)","plainCitation":"(Kim et al. 2011)","noteIndex":0},"citationItems":[{"id":6602,"uris":["http://zotero.org/users/3358336/items/RMYHJBWI"],"uri":["http://zotero.org/users/3358336/items/RMYHJBWI"],"itemData":{"id":6602,"type":"article-journal","title":"Estimation of allele frequency and association mapping using next-generation sequencing data","container-title":"BMC bioinformatics","page":"231","volume":"12","abstract":"BACKGROUND: Estimation of allele frequency is of fundamental importance in population genetic analyses and in association mapping. In most studies using next-generation sequencing, a cost effective approach is to use medium or low-coverage data (e.g., &lt; 15X). However, SNP calling and allele frequency estimation in such studies is associated with substantial statistical uncertainty because of varying coverage and high error rates. RESULTS: We evaluate a new maximum likelihood method for estimating allele frequencies in low and medium coverage next-generation sequencing data. The method is based on integrating over uncertainty in the data for each individual rather than first calling genotypes. This method can be applied to directly test for associations in case/control studies. We use simulations to compare the likelihood method to methods based on genotype calling, and show that the likelihood method outperforms the genotype calling methods in terms of: (1) accuracy of allele frequency estimation, (2) accuracy of the estimation of the distribution of allele frequencies across neutrally evolving sites, and (3) statistical power in association mapping studies. Using real re-sequencing data from 200 individuals obtained from an exon-capture experiment, we show that the patterns observed in the simulations are also found in real data. CONCLUSIONS: Overall, our results suggest that association mapping and estimation of allele frequencies should not be based on genotype calling in low to medium coverage data. Furthermore, if genotype calling methods are used, it is usually better not to filter genotypes based on the call confidence score.","DOI":"10.1186/1471-2105-12-231","ISSN":"1471-2105","note":"PMID: 21663684","language":"en","author":[{"family":"Kim","given":"Su Yeon"},{"family":"Lohmueller","given":"Kirk E"},{"family":"Albrechtsen","given":"Anders"},{"family":"Li","given":"Yingrui"},{"family":"Korneliussen","given":"Thorfinn"},{"family":"Tian","given":"Geng"},{"family":"Grarup","given":"Niels"},{"family":"Jiang","given":"Tao"},{"family":"Andersen","given":"Gitte"},{"family":"Witte","given":"Daniel"},{"family":"Jorgensen","given":"Torben"},{"family":"Hansen","given":"Torben"},{"family":"Pedersen","given":"Oluf"},{"family":"Wang","given":"Jun"},{"family":"Nielsen","given":"Rasmus"}],"issued":{"date-parts":[["2011",6]]}}}],"schema":"https://github.com/citation-style-language/schema/raw/master/csl-citation.json"} </w:instrText>
      </w:r>
      <w:r w:rsidR="000203C0" w:rsidRPr="007C50E9">
        <w:rPr>
          <w:rFonts w:ascii="Garamond" w:eastAsia="Cambria" w:hAnsi="Garamond" w:cs="Cambria"/>
          <w:sz w:val="24"/>
          <w:szCs w:val="24"/>
        </w:rPr>
        <w:fldChar w:fldCharType="separate"/>
      </w:r>
      <w:r w:rsidR="000203C0" w:rsidRPr="007C50E9">
        <w:rPr>
          <w:rFonts w:ascii="Garamond" w:eastAsia="Cambria" w:hAnsi="Garamond" w:cs="Cambria"/>
          <w:noProof/>
          <w:sz w:val="24"/>
          <w:szCs w:val="24"/>
        </w:rPr>
        <w:t>(Kim et al. 2011)</w:t>
      </w:r>
      <w:r w:rsidR="000203C0" w:rsidRPr="007C50E9">
        <w:rPr>
          <w:rFonts w:ascii="Garamond" w:eastAsia="Cambria" w:hAnsi="Garamond" w:cs="Cambria"/>
          <w:sz w:val="24"/>
          <w:szCs w:val="24"/>
        </w:rPr>
        <w:fldChar w:fldCharType="end"/>
      </w:r>
      <w:r w:rsidRPr="007C50E9">
        <w:rPr>
          <w:rFonts w:ascii="Garamond" w:eastAsia="Cambria" w:hAnsi="Garamond" w:cs="Cambria"/>
          <w:sz w:val="24"/>
          <w:szCs w:val="24"/>
        </w:rPr>
        <w:t>, retaining SNPs with a minor allele frequency of at least 0.05 (minMaf), estimation of genotype posterior probabilities using a uniform prior (doPost 2), specifying the RAPTURE bait locations using the -sites flag, calculating the PCA matrix with the -doIBS 1 and -doCov 1 options, and limiting the analysis to higher quality alignment data (-minMapQ 10, -minQ 20). Principal components (PC) summarizing population structure were derived from classic eigenvalue decomposition and visualized using the ggplot2 package in R</w:t>
      </w:r>
      <w:r w:rsidR="000203C0" w:rsidRPr="007C50E9">
        <w:rPr>
          <w:rFonts w:ascii="Garamond" w:eastAsia="Cambria" w:hAnsi="Garamond" w:cs="Cambria"/>
          <w:sz w:val="24"/>
          <w:szCs w:val="24"/>
        </w:rPr>
        <w:t xml:space="preserve"> </w:t>
      </w:r>
      <w:r w:rsidR="000203C0" w:rsidRPr="007C50E9">
        <w:rPr>
          <w:rFonts w:ascii="Garamond" w:eastAsia="Cambria" w:hAnsi="Garamond" w:cs="Cambria"/>
          <w:sz w:val="24"/>
          <w:szCs w:val="24"/>
        </w:rPr>
        <w:fldChar w:fldCharType="begin"/>
      </w:r>
      <w:r w:rsidR="000203C0" w:rsidRPr="007C50E9">
        <w:rPr>
          <w:rFonts w:ascii="Garamond" w:eastAsia="Cambria" w:hAnsi="Garamond" w:cs="Cambria"/>
          <w:sz w:val="24"/>
          <w:szCs w:val="24"/>
        </w:rPr>
        <w:instrText xml:space="preserve"> ADDIN ZOTERO_ITEM CSL_CITATION {"citationID":"wWflzxjW","properties":{"formattedCitation":"(R Core Team 2017)","plainCitation":"(R Core Team 2017)","noteIndex":0},"citationItems":[{"id":6667,"uris":["http://zotero.org/users/3358336/items/VRIN4RTB"],"uri":["http://zotero.org/users/3358336/items/VRIN4RTB"],"itemData":{"id":6667,"type":"book","title":"R: A Language and Environment for Statistical Computing","publisher":"R Foundation for Statistical Computing","publisher-place":"Vienna, Austria","event-place":"Vienna, Austria","author":[{"literal":"R Core Team"}],"issued":{"date-parts":[["2017"]]}}}],"schema":"https://github.com/citation-style-language/schema/raw/master/csl-citation.json"} </w:instrText>
      </w:r>
      <w:r w:rsidR="000203C0" w:rsidRPr="007C50E9">
        <w:rPr>
          <w:rFonts w:ascii="Garamond" w:eastAsia="Cambria" w:hAnsi="Garamond" w:cs="Cambria"/>
          <w:sz w:val="24"/>
          <w:szCs w:val="24"/>
        </w:rPr>
        <w:fldChar w:fldCharType="separate"/>
      </w:r>
      <w:r w:rsidR="000203C0" w:rsidRPr="007C50E9">
        <w:rPr>
          <w:rFonts w:ascii="Garamond" w:eastAsia="Cambria" w:hAnsi="Garamond" w:cs="Cambria"/>
          <w:noProof/>
          <w:sz w:val="24"/>
          <w:szCs w:val="24"/>
        </w:rPr>
        <w:t>(R Core Team 2017)</w:t>
      </w:r>
      <w:r w:rsidR="000203C0"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To assess admixture in </w:t>
      </w:r>
      <w:r w:rsidRPr="007C50E9">
        <w:rPr>
          <w:rFonts w:ascii="Garamond" w:eastAsia="Cambria" w:hAnsi="Garamond" w:cs="Cambria"/>
          <w:i/>
          <w:sz w:val="24"/>
          <w:szCs w:val="24"/>
        </w:rPr>
        <w:t>R. boylii</w:t>
      </w:r>
      <w:r w:rsidRPr="007C50E9">
        <w:rPr>
          <w:rFonts w:ascii="Garamond" w:eastAsia="Cambria" w:hAnsi="Garamond" w:cs="Cambria"/>
          <w:sz w:val="24"/>
          <w:szCs w:val="24"/>
        </w:rPr>
        <w:t>, genotype likelihood data (-GL 2 and -doGLF 2) was generated in ANGSD with the same settings as above. We then used NGSadmix</w:t>
      </w:r>
      <w:r w:rsidR="000B5BAA" w:rsidRPr="007C50E9">
        <w:rPr>
          <w:rFonts w:ascii="Garamond" w:eastAsia="Cambria" w:hAnsi="Garamond" w:cs="Cambria"/>
          <w:sz w:val="24"/>
          <w:szCs w:val="24"/>
        </w:rPr>
        <w:t xml:space="preserve"> </w:t>
      </w:r>
      <w:r w:rsidR="000B5BAA" w:rsidRPr="007C50E9">
        <w:rPr>
          <w:rFonts w:ascii="Garamond" w:eastAsia="Cambria" w:hAnsi="Garamond" w:cs="Cambria"/>
          <w:sz w:val="24"/>
          <w:szCs w:val="24"/>
        </w:rPr>
        <w:fldChar w:fldCharType="begin"/>
      </w:r>
      <w:r w:rsidR="000B5BAA" w:rsidRPr="007C50E9">
        <w:rPr>
          <w:rFonts w:ascii="Garamond" w:eastAsia="Cambria" w:hAnsi="Garamond" w:cs="Cambria"/>
          <w:sz w:val="24"/>
          <w:szCs w:val="24"/>
        </w:rPr>
        <w:instrText xml:space="preserve"> ADDIN ZOTERO_ITEM CSL_CITATION {"citationID":"QdoPf5o4","properties":{"formattedCitation":"(Skotte et al. 2013)","plainCitation":"(Skotte et al. 2013)","noteIndex":0},"citationItems":[{"id":6535,"uris":["http://zotero.org/users/3358336/items/TQDNZKB8"],"uri":["http://zotero.org/users/3358336/items/TQDNZKB8"],"itemData":{"id":6535,"type":"article-journal","title":"Estimating individual admixture proportions from next generation sequencing data","container-title":"Genetics","page":"693–702","volume":"195","issue":"3","abstract":"Inference of population structure and individual ancestry is important both for population genetics and for association studies. With next generation sequencing technologies it is possible to obtain genetic data for all accessible genetic variations in the genome. Existing methods for admixture analysis rely on known genotypes. However, individual genotypes cannot be inferred from low-depth sequencing data without introducing errors. This article presents a new method for inferring an individual's ancestry that takes the uncertainty introduced in next generation sequencing data into account. This is achieved by working directly with genotype likelihoods that contain all relevant information of the unobserved genotypes. Using simulations as well as publicly available sequencing data, we demonstrate that the presented method has great accuracy even for very low-depth data. At the same time, we demonstrate that applying existing methods to genotypes called from the same data can introduce severe biases. The presented method is implemented in the NGSadmix software available at http://www.popgen.dk/software.","DOI":"10.1534/genetics.113.154138","ISSN":"0016-6731, 1943-2631","note":"PMID: 24026093","language":"en","author":[{"family":"Skotte","given":"Line"},{"family":"Korneliussen","given":"Thorfinn Sand"},{"family":"Albrechtsen","given":"Anders"}],"issued":{"date-parts":[["2013",11]]}}}],"schema":"https://github.com/citation-style-language/schema/raw/master/csl-citation.json"} </w:instrText>
      </w:r>
      <w:r w:rsidR="000B5BAA" w:rsidRPr="007C50E9">
        <w:rPr>
          <w:rFonts w:ascii="Garamond" w:eastAsia="Cambria" w:hAnsi="Garamond" w:cs="Cambria"/>
          <w:sz w:val="24"/>
          <w:szCs w:val="24"/>
        </w:rPr>
        <w:fldChar w:fldCharType="separate"/>
      </w:r>
      <w:r w:rsidR="000B5BAA" w:rsidRPr="007C50E9">
        <w:rPr>
          <w:rFonts w:ascii="Garamond" w:eastAsia="Cambria" w:hAnsi="Garamond" w:cs="Cambria"/>
          <w:noProof/>
          <w:sz w:val="24"/>
          <w:szCs w:val="24"/>
        </w:rPr>
        <w:t>(Skotte et al. 2013)</w:t>
      </w:r>
      <w:r w:rsidR="000B5BAA" w:rsidRPr="007C50E9">
        <w:rPr>
          <w:rFonts w:ascii="Garamond" w:eastAsia="Cambria" w:hAnsi="Garamond" w:cs="Cambria"/>
          <w:sz w:val="24"/>
          <w:szCs w:val="24"/>
        </w:rPr>
        <w:fldChar w:fldCharType="end"/>
      </w:r>
      <w:r w:rsidR="000B5BAA" w:rsidRPr="007C50E9">
        <w:rPr>
          <w:rFonts w:ascii="Garamond" w:eastAsia="Cambria" w:hAnsi="Garamond" w:cs="Cambria"/>
          <w:sz w:val="24"/>
          <w:szCs w:val="24"/>
        </w:rPr>
        <w:t xml:space="preserve"> </w:t>
      </w:r>
      <w:r w:rsidRPr="007C50E9">
        <w:rPr>
          <w:rFonts w:ascii="Garamond" w:eastAsia="Cambria" w:hAnsi="Garamond" w:cs="Cambria"/>
          <w:sz w:val="24"/>
          <w:szCs w:val="24"/>
        </w:rPr>
        <w:t xml:space="preserve">to infer ancestry proportions in </w:t>
      </w:r>
      <w:r w:rsidRPr="007C50E9">
        <w:rPr>
          <w:rFonts w:ascii="Garamond" w:eastAsia="Cambria" w:hAnsi="Garamond" w:cs="Cambria"/>
          <w:i/>
          <w:sz w:val="24"/>
          <w:szCs w:val="24"/>
        </w:rPr>
        <w:t>R.</w:t>
      </w:r>
      <w:r w:rsidRPr="007C50E9">
        <w:rPr>
          <w:rFonts w:ascii="Garamond" w:eastAsia="Cambria" w:hAnsi="Garamond" w:cs="Cambria"/>
          <w:sz w:val="24"/>
          <w:szCs w:val="24"/>
        </w:rPr>
        <w:t xml:space="preserve"> </w:t>
      </w:r>
      <w:r w:rsidRPr="007C50E9">
        <w:rPr>
          <w:rFonts w:ascii="Garamond" w:eastAsia="Cambria" w:hAnsi="Garamond" w:cs="Cambria"/>
          <w:i/>
          <w:sz w:val="24"/>
          <w:szCs w:val="24"/>
        </w:rPr>
        <w:t>boylii</w:t>
      </w:r>
      <w:r w:rsidRPr="007C50E9">
        <w:rPr>
          <w:rFonts w:ascii="Garamond" w:eastAsia="Cambria" w:hAnsi="Garamond" w:cs="Cambria"/>
          <w:sz w:val="24"/>
          <w:szCs w:val="24"/>
        </w:rPr>
        <w:t xml:space="preserve"> individuals. NGSadmix is a robust admixture method that can be applied to low-depth NGS data, and does not require called genotypes, thus reducing error associated with potential ascertainment and uncertainty in the data</w:t>
      </w:r>
      <w:r w:rsidR="006D7263" w:rsidRPr="007C50E9">
        <w:rPr>
          <w:rFonts w:ascii="Garamond" w:eastAsia="Cambria" w:hAnsi="Garamond" w:cs="Cambria"/>
          <w:sz w:val="24"/>
          <w:szCs w:val="24"/>
        </w:rPr>
        <w:t xml:space="preserve">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{"citationID":"Gf3CnRNY","properties":{"formattedCitation":"(Skotte et al. 2013)","plainCitation":"(Skotte et al. 2013)","noteIndex":0},"citationItems":[{"id":6535,"uris":["http://zotero.org/users/3358336/items/TQDNZKB8"],"uri":["http://zotero.org/users/3358336/items/TQDNZKB8"],"itemData":{"id":6535,"type":"article-journal","title":"Estimating individual admixture proportions from next generation sequencing data","container-title":"Genetics","page":"693–702","volume":"195","issue":"3","abstract":"Inference of population structure and individual ancestry is important both for population genetics and for association studies. With next generation sequencing technologies it is possible to obtain genetic data for all accessible genetic variations in the genome. Existing methods for admixture analysis rely on known genotypes. However, individual genotypes cannot be inferred from low-depth sequencing data without introducing errors. This article presents a new method for inferring an individual's ancestry that takes the uncertainty introduced in next generation sequencing data into account. This is achieved by working directly with genotype likelihoods that contain all relevant information of the unobserved genotypes. Using simulations as well as publicly available sequencing data, we demonstrate that the presented method has great accuracy even for very low-depth data. At the same time, we demonstrate that applying existing methods to genotypes called from the same data can introduce severe biases. The presented method is implemented in the NGSadmix software available at http://www.popgen.dk/software.","DOI":"10.1534/genetics.113.154138","ISSN":"0016-6731, 1943-2631","note":"PMID: 24026093","language":"en","author":[{"family":"Skotte","given":"Line"},{"family":"Korneliussen","given":"Thorfinn Sand"},{"family":"Albrechtsen","given":"Anders"}],"issued":{"date-parts":[["2013",11]]}}}],"schema":"https://github.com/citation-style-language/schema/raw/master/csl-citation.json"}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(Skotte et al. 2013)</w:t>
      </w:r>
      <w:r w:rsidR="006D7263"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t>
      </w:r>
    </w:p>
    <w:p w14:paraId="3680819B" w14:textId="77777777" w:rsidR="002846C3" w:rsidRPr="007C50E9" w:rsidRDefault="00005FFB">
      <w:pPr>
        <w:spacing w:line="480" w:lineRule="auto"/>
        <w:rPr>
          <w:rFonts w:ascii="Garamond" w:eastAsia="Cambria" w:hAnsi="Garamond" w:cs="Cambria"/>
          <w:b/>
          <w:sz w:val="24"/>
          <w:szCs w:val="24"/>
        </w:rPr>
      </w:pPr>
      <w:r w:rsidRPr="007C50E9">
        <w:rPr>
          <w:rFonts w:ascii="Garamond" w:eastAsia="Cambria" w:hAnsi="Garamond" w:cs="Cambria"/>
          <w:b/>
          <w:sz w:val="24"/>
          <w:szCs w:val="24"/>
        </w:rPr>
        <w:t>Genetic differentiation and diversity estimates</w:t>
      </w:r>
    </w:p>
    <w:p w14:paraId="7AF8EFDF"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i/>
          <w:sz w:val="24"/>
          <w:szCs w:val="24"/>
        </w:rPr>
        <w:t>Rana boylii</w:t>
      </w:r>
      <w:r w:rsidRPr="007C50E9">
        <w:rPr>
          <w:rFonts w:ascii="Garamond" w:eastAsia="Cambria" w:hAnsi="Garamond" w:cs="Cambria"/>
          <w:sz w:val="24"/>
          <w:szCs w:val="24"/>
        </w:rPr>
        <w:t xml:space="preserve"> are cryptic, and often occur in low densities within the study area. Thus, we retained a minimum of three individuals per site for estimates of genetic diversity and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With genomic data, population genetic parameters can be accurately estimated from even low sample numbers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{"citationID":"eGEM4iLk","properties":{"formattedCitation":"(Hotaling et al. 2018)","plainCitation":"(Hotaling et al. 2018)","noteIndex":0},"citationItems":[{"id":6638,"uris":["http://zotero.org/users/3358336/items/LJPAFB5X"],"uri":["http://zotero.org/users/3358336/items/LJPAFB5X"],"itemData":{"id":6638,"type":"article-journal","title":"Demographic modelling reveals a history of divergence with gene flow for a glacially tied stonefly in a changing post-Pleistocene landscape","container-title":"Journal of biogeography","page":"304–317","volume":"45","issue":"2","abstract":"Aim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species.","DOI":"10.1111/jbi.13125","ISSN":"0305-0270, 1365-2699","author":[{"family":"Hotaling","given":"Scott"},{"family":"Muhlfeld","given":"Clint C"},{"family":"Giersch","given":"J Joseph"},{"family":"Ali","given":"Omar A"},{"family":"Jordan","given":"Steve"},{"family":"Miller","given":"Michael R"},{"family":"Luikart","given":"Gordon"},{"family":"Weisrock","given":"David W"}],"issued":{"date-parts":[["2018",2]]}}}],"schema":"https://github.com/citation-style-language/schema/raw/master/csl-citation.json"}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(Hotaling et al. 2018)</w:t>
      </w:r>
      <w:r w:rsidR="006D7263" w:rsidRPr="007C50E9">
        <w:rPr>
          <w:rFonts w:ascii="Garamond" w:eastAsia="Cambria" w:hAnsi="Garamond" w:cs="Cambria"/>
          <w:sz w:val="24"/>
          <w:szCs w:val="24"/>
        </w:rPr>
        <w:fldChar w:fldCharType="end"/>
      </w:r>
      <w:r w:rsidR="006D7263" w:rsidRPr="007C50E9">
        <w:rPr>
          <w:rFonts w:ascii="Garamond" w:eastAsia="Cambria" w:hAnsi="Garamond" w:cs="Cambria"/>
          <w:sz w:val="24"/>
          <w:szCs w:val="24"/>
        </w:rPr>
        <w:t>,</w:t>
      </w:r>
      <w:r w:rsidRPr="007C50E9">
        <w:rPr>
          <w:rFonts w:ascii="Garamond" w:eastAsia="Cambria" w:hAnsi="Garamond" w:cs="Cambria"/>
          <w:sz w:val="24"/>
          <w:szCs w:val="24"/>
        </w:rPr>
        <w:t xml:space="preserve"> and genomic analyses in non-model organism</w:t>
      </w:r>
      <w:ins w:id="38" w:author="Peter Moyle" w:date="2018-09-15T16:40:00Z">
        <w:r w:rsidR="00666B92">
          <w:rPr>
            <w:rFonts w:ascii="Garamond" w:eastAsia="Cambria" w:hAnsi="Garamond" w:cs="Cambria"/>
            <w:sz w:val="24"/>
            <w:szCs w:val="24"/>
          </w:rPr>
          <w:t>s</w:t>
        </w:r>
      </w:ins>
      <w:r w:rsidRPr="007C50E9">
        <w:rPr>
          <w:rFonts w:ascii="Garamond" w:eastAsia="Cambria" w:hAnsi="Garamond" w:cs="Cambria"/>
          <w:sz w:val="24"/>
          <w:szCs w:val="24"/>
        </w:rPr>
        <w:t xml:space="preserve"> often use fewer loci</w:t>
      </w:r>
      <w:r w:rsidR="006D7263" w:rsidRPr="007C50E9">
        <w:rPr>
          <w:rFonts w:ascii="Garamond" w:eastAsia="Cambria" w:hAnsi="Garamond" w:cs="Cambria"/>
          <w:sz w:val="24"/>
          <w:szCs w:val="24"/>
        </w:rPr>
        <w:t xml:space="preserve"> </w:t>
      </w:r>
      <w:r w:rsidR="006D7263" w:rsidRPr="007C50E9">
        <w:rPr>
          <w:rFonts w:ascii="Garamond" w:eastAsia="Cambria" w:hAnsi="Garamond" w:cs="Cambria"/>
          <w:sz w:val="24"/>
          <w:szCs w:val="24"/>
        </w:rPr>
        <w:lastRenderedPageBreak/>
        <w:fldChar w:fldCharType="begin"/>
      </w:r>
      <w:r w:rsidR="006D7263" w:rsidRPr="007C50E9">
        <w:rPr>
          <w:rFonts w:ascii="Garamond" w:eastAsia="Cambria" w:hAnsi="Garamond" w:cs="Cambria"/>
          <w:sz w:val="24"/>
          <w:szCs w:val="24"/>
        </w:rPr>
        <w:instrText xml:space="preserve"> ADDIN ZOTERO_ITEM CSL_CITATION {"citationID":"FY7Rvw49","properties":{"formattedCitation":"(Narum et al. 2013)","plainCitation":"(Narum et al. 2013)","noteIndex":0},"citationItems":[{"id":6640,"uris":["http://zotero.org/users/3358336/items/9BQTTIQ9"],"uri":["http://zotero.org/users/3358336/items/9BQTTIQ9"],"itemData":{"id":6640,"type":"article-journal","title":"Genotyping-by-sequencing in ecological and conservation genomics","container-title":"Molecular ecology","page":"2841–2847","volume":"22","issue":"11, Sp. Iss. SI","DOI":"10.1111/mec.12350","ISSN":"0962-1083","author":[{"family":"Narum","given":"Shawn R"},{"family":"Buerkle","given":"C Alex"},{"family":"Davey","given":"John W"},{"family":"Miller","given":"Michael R"},{"family":"Hohenlohe","given":"Paul A"}],"issued":{"date-parts":[["2013"]]}}}],"schema":"https://github.com/citation-style-language/schema/raw/master/csl-citation.json"}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(Narum et al. 2013)</w:t>
      </w:r>
      <w:r w:rsidR="006D7263" w:rsidRPr="007C50E9">
        <w:rPr>
          <w:rFonts w:ascii="Garamond" w:eastAsia="Cambria" w:hAnsi="Garamond" w:cs="Cambria"/>
          <w:sz w:val="24"/>
          <w:szCs w:val="24"/>
        </w:rPr>
        <w:fldChar w:fldCharType="end"/>
      </w:r>
      <w:r w:rsidRPr="007C50E9">
        <w:rPr>
          <w:rFonts w:ascii="Garamond" w:eastAsia="Cambria" w:hAnsi="Garamond" w:cs="Cambria"/>
          <w:sz w:val="24"/>
          <w:szCs w:val="24"/>
        </w:rPr>
        <w:t>.</w:t>
      </w:r>
      <w:r w:rsidRPr="007C50E9">
        <w:rPr>
          <w:rFonts w:ascii="Garamond" w:eastAsia="Cambria" w:hAnsi="Garamond" w:cs="Cambria"/>
          <w:b/>
          <w:sz w:val="24"/>
          <w:szCs w:val="24"/>
        </w:rPr>
        <w:t xml:space="preserve"> </w:t>
      </w:r>
      <w:r w:rsidRPr="007C50E9">
        <w:rPr>
          <w:rFonts w:ascii="Garamond" w:eastAsia="Cambria" w:hAnsi="Garamond" w:cs="Cambria"/>
          <w:sz w:val="24"/>
          <w:szCs w:val="24"/>
        </w:rPr>
        <w:t>To quantify genetic variation and differentiation, pairwise population differentiation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was calculated and scaled [mean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 (1-mean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to examine the relationship between genetic differentiation and geographic distance between populations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{"citationID":"FXoaK2cE","properties":{"formattedCitation":"(Wright 1943, Weir and Cockerham 1984, Rousset 1997)","plainCitation":"(Wright 1943, Weir and Cockerham 1984, Rousset 1997)","noteIndex":0},"citationItems":[{"id":6601,"uris":["http://zotero.org/users/3358336/items/P9R74LAA"],"uri":["http://zotero.org/users/3358336/items/P9R74LAA"],"itemData":{"id":6601,"type":"article-journal","title":"Isolation by Distance","container-title":"Genetics","page":"114–138","volume":"28","issue":"2","abstract":"S line of attack on the evolutionary problem. While such differences can TUDY of statistical differences among local populations is RANDOM DIPPERENTIATION UNDER THE ISLAND MODEL Mathematical consideration requires the use of simple models of population","ISSN":"0016-6731","author":[{"family":"Wright","given":"S"}],"issued":{"date-parts":[["1943"]]}}},{"id":7580,"uris":["http://zotero.org/users/3358336/items/AEPT4M6Y"],"uri":["http://zotero.org/users/3358336/items/AEPT4M6Y"],"itemData":{"id":7580,"type":"article-journal","title":"Estimating F-Statistics for the Analysis of Population-Structure","container-title":"Evolution; international journal of organic evolution","page":"1358–1370","volume":"38","issue":"6","abstract":"This investigation was supported in part by NIH Research Grant No. GM 11546 from the National Institute of General Med- ical Sciences. sure of genetic distance ( ., ). The pooled value is 2ñ 2ñ m - p) i with erf =/Kl -/Od -ff) ( ., ).","DOI":"Doi 10.2307/2408641","ISSN":"0014-3820","author":[{"family":"Weir","given":"B S"},{"family":"Cockerham","given":"C C"}],"issued":{"date-parts":[["1984"]]}}},{"id":6632,"uris":["http://zotero.org/users/3358336/items/TJR7TGIV"],"uri":["http://zotero.org/users/3358336/items/TJR7TGIV"],"itemData":{"id":6632,"type":"article-journal","title":"Genetic differentiation and estimation of gene flow from F-statistics under isolation by distance","container-title":"Genetics","page":"1219–1228","volume":"145","issue":"4","abstract":"I reexamine the use of isolation by distance models as a basis for the estimation of demographic parameters from measures of population subdivision. To that aim, I first provide results for values of F-statistics in one-dimensional models and coalescence times in two-dimensional models, and make more precise earlier results for F-statistics in two-dimensional models and coalescence times in one-dimensional models. Based on these results, I propose a method of data analysis involving the regression of FST/(1-FST) estimates for pairs of subpopulations on geographic distance for populations along linear habitats or logarithm of distance for populations in two-dimensional habitats. This regression provides in principle an estimate of the product of population density and second moment of parental axial distance. In two cases where comparison to direct estimates is possible, the method proposed here is more satisfactory than previous indirect methods.","ISSN":"0016-6731","note":"PMID: 9093870","language":"en","author":[{"family":"Rousset","given":"F"}],"issued":{"date-parts":[["1997",4]]}}}],"schema":"https://github.com/citation-style-language/schema/raw/master/csl-citation.json"}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(Wright 1943, Weir and Cockerham 1984, Rousset 1997)</w:t>
      </w:r>
      <w:r w:rsidR="006D7263" w:rsidRPr="007C50E9">
        <w:rPr>
          <w:rFonts w:ascii="Garamond" w:eastAsia="Cambria" w:hAnsi="Garamond" w:cs="Cambria"/>
          <w:sz w:val="24"/>
          <w:szCs w:val="24"/>
        </w:rPr>
        <w:fldChar w:fldCharType="end"/>
      </w:r>
      <w:r w:rsidRPr="007C50E9">
        <w:rPr>
          <w:rFonts w:ascii="Garamond" w:eastAsia="Cambria" w:hAnsi="Garamond" w:cs="Cambria"/>
          <w:sz w:val="24"/>
          <w:szCs w:val="24"/>
        </w:rPr>
        <w:t>.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was estimated by first calculating a folded site frequency spectrum (SFS) for each population from site allele frequencies (SAF) in ANGSD (doSaf 1, fold 1, minMapQ 10, minQ 20, GL 2) and specifying the Rapture bait locations using the -sites flag</w:t>
      </w:r>
      <w:r w:rsidR="006D7263" w:rsidRPr="007C50E9">
        <w:rPr>
          <w:rFonts w:ascii="Garamond" w:eastAsia="Cambria" w:hAnsi="Garamond" w:cs="Cambria"/>
          <w:sz w:val="24"/>
          <w:szCs w:val="24"/>
        </w:rPr>
        <w:t xml:space="preserve"> </w:t>
      </w:r>
      <w:r w:rsidR="006D7263" w:rsidRPr="007C50E9">
        <w:rPr>
          <w:rFonts w:ascii="Garamond" w:eastAsia="Cambria" w:hAnsi="Garamond" w:cs="Cambria"/>
          <w:sz w:val="24"/>
          <w:szCs w:val="24"/>
        </w:rPr>
        <w:fldChar w:fldCharType="begin"/>
      </w:r>
      <w:r w:rsidR="006D7263" w:rsidRPr="007C50E9">
        <w:rPr>
          <w:rFonts w:ascii="Garamond" w:eastAsia="Cambria" w:hAnsi="Garamond" w:cs="Cambria"/>
          <w:sz w:val="24"/>
          <w:szCs w:val="24"/>
        </w:rPr>
        <w:instrText xml:space="preserve"> ADDIN ZOTERO_ITEM CSL_CITATION {"citationID":"orsaimzl","properties":{"formattedCitation":"(Nielsen et al. 2012)","plainCitation":"(Nielsen et al. 2012)","noteIndex":0},"citationItems":[{"id":6597,"uris":["http://zotero.org/users/3358336/items/AQZJYNL6"],"uri":["http://zotero.org/users/3358336/items/AQZJYNL6"],"itemData":{"id":6597,"type":"article-journal","title":"SNP calling, genotype calling, and sample allele frequency estimation from New-Generation Sequencing data","container-title":"PloS one","page":"e37558","volume":"7","issue":"7","abstract":"We present a statistical framework for estimation and application of sample allele frequency spectra from New-Generation Sequencing (NGS) data. In this method, we first estimate the allele frequency spectrum using maximum likelihood. In contrast to previous methods, the likelihood function is calculated using a dynamic programming algorithm and numerically optimized using analytical derivatives. We then use a bayesian method for estimating the sample allele frequency in a single site, and show how the method can be used for genotype calling and SNP calling. We also show how the method can be extended to various other cases including cases with deviations from Hardy-Weinberg equilibrium. We evaluate the statistical properties of the methods using simulations and by application to a real data set.","DOI":"10.1371/journal.pone.0037558","ISSN":"1932-6203","note":"PMID: 22911679","author":[{"family":"Nielsen","given":"R"},{"family":"Korneliussen","given":"T"},{"family":"Albrechtsen","given":"A"},{"family":"Li","given":"Y"},{"family":"Wang","given":"J"}],"issued":{"date-parts":[["2012"]]}}}],"schema":"https://github.com/citation-style-language/schema/raw/master/csl-citation.json"} </w:instrText>
      </w:r>
      <w:r w:rsidR="006D7263" w:rsidRPr="007C50E9">
        <w:rPr>
          <w:rFonts w:ascii="Garamond" w:eastAsia="Cambria" w:hAnsi="Garamond" w:cs="Cambria"/>
          <w:sz w:val="24"/>
          <w:szCs w:val="24"/>
        </w:rPr>
        <w:fldChar w:fldCharType="separate"/>
      </w:r>
      <w:r w:rsidR="006D7263" w:rsidRPr="007C50E9">
        <w:rPr>
          <w:rFonts w:ascii="Garamond" w:eastAsia="Cambria" w:hAnsi="Garamond" w:cs="Cambria"/>
          <w:noProof/>
          <w:sz w:val="24"/>
          <w:szCs w:val="24"/>
        </w:rPr>
        <w:t>(Nielsen et al. 2012)</w:t>
      </w:r>
      <w:r w:rsidR="006D7263"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The two-dimensional SFS between each population pair were then estimated from folded SAF.idx files using a maxIter of 100 with realSFS </w:t>
      </w:r>
      <w:r w:rsidR="00616F7C" w:rsidRPr="007C50E9">
        <w:rPr>
          <w:rFonts w:ascii="Garamond" w:eastAsia="Cambria" w:hAnsi="Garamond" w:cs="Cambria"/>
          <w:sz w:val="24"/>
          <w:szCs w:val="24"/>
        </w:rPr>
        <w:fldChar w:fldCharType="begin"/>
      </w:r>
      <w:r w:rsidR="00616F7C" w:rsidRPr="007C50E9">
        <w:rPr>
          <w:rFonts w:ascii="Garamond" w:eastAsia="Cambria" w:hAnsi="Garamond" w:cs="Cambria"/>
          <w:sz w:val="24"/>
          <w:szCs w:val="24"/>
        </w:rPr>
        <w:instrText xml:space="preserve"> ADDIN ZOTERO_ITEM CSL_CITATION {"citationID":"UmgVrzuC","properties":{"formattedCitation":"(Korneliussen et al. 2014)","plainCitation":"(Korneliussen et al. 2014)","noteIndex":0},"citationItems":[{"id":6622,"uris":["http://zotero.org/users/3358336/items/UZCUVVEH"],"uri":["http://zotero.org/users/3358336/items/UZCUVVEH"],"itemData":{"id":6622,"type":"article-journal","title":"ANGSD: Analysis of Next Generation Sequencing Data","container-title":"BMC bioinformatics","page":"356","volume":"15","abstract":"BACKGROUND: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elsewhere.","DOI":"10.1186/s12859-014-0356-4","ISSN":"1471-2105","note":"PMID: 25420514","language":"en","author":[{"family":"Korneliussen","given":"Thorfinn Sand"},{"family":"Albrechtsen","given":"Anders"},{"family":"Nielsen","given":"Rasmus"}],"issued":{"date-parts":[["2014",11]]}}}],"schema":"https://github.com/citation-style-language/schema/raw/master/csl-citation.json"} </w:instrText>
      </w:r>
      <w:r w:rsidR="00616F7C" w:rsidRPr="007C50E9">
        <w:rPr>
          <w:rFonts w:ascii="Garamond" w:eastAsia="Cambria" w:hAnsi="Garamond" w:cs="Cambria"/>
          <w:sz w:val="24"/>
          <w:szCs w:val="24"/>
        </w:rPr>
        <w:fldChar w:fldCharType="separate"/>
      </w:r>
      <w:r w:rsidR="00616F7C" w:rsidRPr="007C50E9">
        <w:rPr>
          <w:rFonts w:ascii="Garamond" w:eastAsia="Cambria" w:hAnsi="Garamond" w:cs="Cambria"/>
          <w:noProof/>
          <w:sz w:val="24"/>
          <w:szCs w:val="24"/>
        </w:rPr>
        <w:t>(Korneliussen et al. 2014)</w:t>
      </w:r>
      <w:r w:rsidR="00616F7C" w:rsidRPr="007C50E9">
        <w:rPr>
          <w:rFonts w:ascii="Garamond" w:eastAsia="Cambria" w:hAnsi="Garamond" w:cs="Cambria"/>
          <w:sz w:val="24"/>
          <w:szCs w:val="24"/>
        </w:rPr>
        <w:fldChar w:fldCharType="end"/>
      </w:r>
      <w:r w:rsidRPr="007C50E9">
        <w:rPr>
          <w:rFonts w:ascii="Garamond" w:eastAsia="Cambria" w:hAnsi="Garamond" w:cs="Cambria"/>
          <w:sz w:val="24"/>
          <w:szCs w:val="24"/>
        </w:rPr>
        <w:t>.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statistics were then calculated from two-dimensional SFS (2DSFS) for each possible pairwise combination of unique collection locations using an estimator preferable for small sample sizes implemented in ANGSD (-whichFst 1). These values were plotted in R. </w:t>
      </w:r>
    </w:p>
    <w:p w14:paraId="3B1732AD" w14:textId="77777777" w:rsidR="002846C3" w:rsidRPr="007C50E9" w:rsidRDefault="00005FFB">
      <w:pPr>
        <w:spacing w:line="480" w:lineRule="auto"/>
        <w:ind w:firstLine="720"/>
        <w:rPr>
          <w:rFonts w:ascii="Garamond" w:eastAsia="Cambria" w:hAnsi="Garamond" w:cs="Cambria"/>
          <w:sz w:val="24"/>
          <w:szCs w:val="24"/>
          <w:vertAlign w:val="subscript"/>
        </w:rPr>
      </w:pPr>
      <w:r w:rsidRPr="007C50E9">
        <w:rPr>
          <w:rFonts w:ascii="Garamond" w:eastAsia="Cambria" w:hAnsi="Garamond" w:cs="Cambria"/>
          <w:sz w:val="24"/>
          <w:szCs w:val="24"/>
        </w:rPr>
        <w:t>We summarized patterns of genetic variation using two estimators of θ (4N</w:t>
      </w:r>
      <w:r w:rsidRPr="007C50E9">
        <w:rPr>
          <w:rFonts w:ascii="Cambria Math" w:eastAsia="Cambria" w:hAnsi="Cambria Math" w:cs="Cambria Math"/>
          <w:sz w:val="24"/>
          <w:szCs w:val="24"/>
        </w:rPr>
        <w:t>𝛍</w:t>
      </w:r>
      <w:r w:rsidRPr="007C50E9">
        <w:rPr>
          <w:rFonts w:ascii="Garamond" w:eastAsia="Cambria" w:hAnsi="Garamond" w:cs="Cambria"/>
          <w:sz w:val="24"/>
          <w:szCs w:val="24"/>
        </w:rPr>
        <w:t>): Tajima’s θ (θ</w:t>
      </w:r>
      <w:r w:rsidRPr="007C50E9">
        <w:rPr>
          <w:rFonts w:ascii="Cambria Math" w:eastAsia="Cambria" w:hAnsi="Cambria Math" w:cs="Cambria Math"/>
          <w:sz w:val="24"/>
          <w:szCs w:val="24"/>
          <w:vertAlign w:val="subscript"/>
        </w:rPr>
        <w:t>𝜋</w:t>
      </w:r>
      <w:r w:rsidRPr="007C50E9">
        <w:rPr>
          <w:rFonts w:ascii="Garamond" w:eastAsia="Cambria" w:hAnsi="Garamond" w:cs="Cambria"/>
          <w:sz w:val="24"/>
          <w:szCs w:val="24"/>
        </w:rPr>
        <w:t>) is based on the average number of pairwise differences</w:t>
      </w:r>
      <w:r w:rsidR="00DB7415" w:rsidRPr="007C50E9">
        <w:rPr>
          <w:rFonts w:ascii="Garamond" w:eastAsia="Cambria" w:hAnsi="Garamond" w:cs="Cambria"/>
          <w:sz w:val="24"/>
          <w:szCs w:val="24"/>
        </w:rPr>
        <w:t xml:space="preserve"> </w:t>
      </w:r>
      <w:r w:rsidR="00DB7415" w:rsidRPr="007C50E9">
        <w:rPr>
          <w:rFonts w:ascii="Garamond" w:eastAsia="Cambria" w:hAnsi="Garamond" w:cs="Cambria"/>
          <w:sz w:val="24"/>
          <w:szCs w:val="24"/>
        </w:rPr>
        <w:fldChar w:fldCharType="begin"/>
      </w:r>
      <w:r w:rsidR="00DB7415" w:rsidRPr="007C50E9">
        <w:rPr>
          <w:rFonts w:ascii="Garamond" w:eastAsia="Cambria" w:hAnsi="Garamond" w:cs="Cambria"/>
          <w:sz w:val="24"/>
          <w:szCs w:val="24"/>
        </w:rPr>
        <w:instrText xml:space="preserve"> ADDIN ZOTERO_ITEM CSL_CITATION {"citationID":"W6UzmXD2","properties":{"formattedCitation":"(Tajima 1983)","plainCitation":"(Tajima 1983)","noteIndex":0},"citationItems":[{"id":6627,"uris":["http://zotero.org/users/3358336/items/QYKR2QYY"],"uri":["http://zotero.org/users/3358336/items/QYKR2QYY"],"itemData":{"id":6627,"type":"article-journal","title":"Evolutionary relationship of DNA sequences in finite populations","container-title":"Genetics","page":"437–460","volume":"105","issue":"2","abstract":"With the aim of analyzing and interpreting data on DNA polymorphism obtained by DNA sequencing or restriction enzyme technique, a mathematical theory on the expected evolutionary relationship among DNA sequences (nucleons) sampled is developed under the assumption that the evolutionary change of nucleons is determined solely by mutation and random genetic drift. The statistical property of the number of nucleotide differences between randomly chosen nucleons and that of heterozygosity or nucleon diversity is investigated using this theory. These studies indicate that the estimates of the average number of nucleotide differences and nucleon diversity have a large variance, and a large part of this variance is due to stochastic factors. Therefore, increasing sample size does not help reduce the variance significantly The distribution of sample allele (nucleomorph) frequencies is also studied, and it is shown that a small number of samples are sufficient in order to know the distribution pattern.","ISSN":"0016-6731","note":"PMID: 6628982","language":"en","author":[{"family":"Tajima","given":"F"}],"issued":{"date-parts":[["1983",10]]}}}],"schema":"https://github.com/citation-style-language/schema/raw/master/csl-citation.json"} </w:instrText>
      </w:r>
      <w:r w:rsidR="00DB7415" w:rsidRPr="007C50E9">
        <w:rPr>
          <w:rFonts w:ascii="Garamond" w:eastAsia="Cambria" w:hAnsi="Garamond" w:cs="Cambria"/>
          <w:sz w:val="24"/>
          <w:szCs w:val="24"/>
        </w:rPr>
        <w:fldChar w:fldCharType="separate"/>
      </w:r>
      <w:r w:rsidR="00DB7415" w:rsidRPr="007C50E9">
        <w:rPr>
          <w:rFonts w:ascii="Garamond" w:eastAsia="Cambria" w:hAnsi="Garamond" w:cs="Cambria"/>
          <w:noProof/>
          <w:sz w:val="24"/>
          <w:szCs w:val="24"/>
        </w:rPr>
        <w:t>(Tajima 1983)</w:t>
      </w:r>
      <w:r w:rsidR="00DB7415"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and Watterson’s θ (θ</w:t>
      </w:r>
      <w:r w:rsidRPr="007C50E9">
        <w:rPr>
          <w:rFonts w:ascii="Garamond" w:eastAsia="Cambria" w:hAnsi="Garamond" w:cs="Cambria"/>
          <w:sz w:val="24"/>
          <w:szCs w:val="24"/>
          <w:vertAlign w:val="subscript"/>
        </w:rPr>
        <w:t>S</w:t>
      </w:r>
      <w:r w:rsidRPr="007C50E9">
        <w:rPr>
          <w:rFonts w:ascii="Garamond" w:eastAsia="Cambria" w:hAnsi="Garamond" w:cs="Cambria"/>
          <w:sz w:val="24"/>
          <w:szCs w:val="24"/>
        </w:rPr>
        <w:t>) is based on the number of segregating sites</w:t>
      </w:r>
      <w:r w:rsidR="00DB7415" w:rsidRPr="007C50E9">
        <w:rPr>
          <w:rFonts w:ascii="Garamond" w:eastAsia="Cambria" w:hAnsi="Garamond" w:cs="Cambria"/>
          <w:sz w:val="24"/>
          <w:szCs w:val="24"/>
        </w:rPr>
        <w:t xml:space="preserve"> </w:t>
      </w:r>
      <w:r w:rsidR="00DB7415" w:rsidRPr="007C50E9">
        <w:rPr>
          <w:rFonts w:ascii="Garamond" w:eastAsia="Cambria" w:hAnsi="Garamond" w:cs="Cambria"/>
          <w:sz w:val="24"/>
          <w:szCs w:val="24"/>
        </w:rPr>
        <w:fldChar w:fldCharType="begin"/>
      </w:r>
      <w:r w:rsidR="00DB7415" w:rsidRPr="007C50E9">
        <w:rPr>
          <w:rFonts w:ascii="Garamond" w:eastAsia="Cambria" w:hAnsi="Garamond" w:cs="Cambria"/>
          <w:sz w:val="24"/>
          <w:szCs w:val="24"/>
        </w:rPr>
        <w:instrText xml:space="preserve"> ADDIN ZOTERO_ITEM CSL_CITATION {"citationID":"BypG22du","properties":{"formattedCitation":"(Watterson 1975)","plainCitation":"(Watterson 1975)","noteIndex":0},"citationItems":[{"id":8891,"uris":["http://zotero.org/users/3358336/items/IPT39SNX"],"uri":["http://zotero.org/users/3358336/items/IPT39SNX"],"itemData":{"id":8891,"type":"article-journal","title":"Number of Segregating Sites in Genetic Models without Recombination","container-title":"Theoretical population biology","page":"256–276","volume":"7","issue":"2","DOI":"Doi 10.1016/0040-5809(75)90020-9","ISSN":"0040-5809","author":[{"family":"Watterson","given":"G A"}],"issued":{"date-parts":[["1975"]]}}}],"schema":"https://github.com/citation-style-language/schema/raw/master/csl-citation.json"} </w:instrText>
      </w:r>
      <w:r w:rsidR="00DB7415" w:rsidRPr="007C50E9">
        <w:rPr>
          <w:rFonts w:ascii="Garamond" w:eastAsia="Cambria" w:hAnsi="Garamond" w:cs="Cambria"/>
          <w:sz w:val="24"/>
          <w:szCs w:val="24"/>
        </w:rPr>
        <w:fldChar w:fldCharType="separate"/>
      </w:r>
      <w:r w:rsidR="00DB7415" w:rsidRPr="007C50E9">
        <w:rPr>
          <w:rFonts w:ascii="Garamond" w:eastAsia="Cambria" w:hAnsi="Garamond" w:cs="Cambria"/>
          <w:noProof/>
          <w:sz w:val="24"/>
          <w:szCs w:val="24"/>
        </w:rPr>
        <w:t>(Watterson 1975)</w:t>
      </w:r>
      <w:r w:rsidR="00DB7415" w:rsidRPr="007C50E9">
        <w:rPr>
          <w:rFonts w:ascii="Garamond" w:eastAsia="Cambria" w:hAnsi="Garamond" w:cs="Cambria"/>
          <w:sz w:val="24"/>
          <w:szCs w:val="24"/>
        </w:rPr>
        <w:fldChar w:fldCharType="end"/>
      </w:r>
      <w:r w:rsidRPr="007C50E9">
        <w:rPr>
          <w:rFonts w:ascii="Garamond" w:eastAsia="Cambria" w:hAnsi="Garamond" w:cs="Cambria"/>
          <w:sz w:val="24"/>
          <w:szCs w:val="24"/>
        </w:rPr>
        <w:t>. These estimators are influenced by the demographic history of a population and provide information on the trajectory of changes in genetic diversity. When genetic diversity has been stable, these estimates are generally equal; but when genetic diversity has been increasing, θ</w:t>
      </w:r>
      <w:r w:rsidRPr="007C50E9">
        <w:rPr>
          <w:rFonts w:ascii="Cambria Math" w:eastAsia="Cambria" w:hAnsi="Cambria Math" w:cs="Cambria Math"/>
          <w:sz w:val="24"/>
          <w:szCs w:val="24"/>
          <w:vertAlign w:val="subscript"/>
        </w:rPr>
        <w:t>𝜋</w:t>
      </w:r>
      <w:r w:rsidRPr="007C50E9">
        <w:rPr>
          <w:rFonts w:ascii="Garamond" w:eastAsia="Cambria" w:hAnsi="Garamond" w:cs="Cambria"/>
          <w:sz w:val="24"/>
          <w:szCs w:val="24"/>
        </w:rPr>
        <w:t xml:space="preserve"> &gt; θ</w:t>
      </w:r>
      <w:r w:rsidRPr="007C50E9">
        <w:rPr>
          <w:rFonts w:ascii="Garamond" w:eastAsia="Cambria" w:hAnsi="Garamond" w:cs="Cambria"/>
          <w:sz w:val="24"/>
          <w:szCs w:val="24"/>
          <w:vertAlign w:val="subscript"/>
        </w:rPr>
        <w:t>S</w:t>
      </w:r>
      <w:r w:rsidRPr="007C50E9">
        <w:rPr>
          <w:rFonts w:ascii="Garamond" w:eastAsia="Cambria" w:hAnsi="Garamond" w:cs="Cambria"/>
          <w:sz w:val="24"/>
          <w:szCs w:val="24"/>
        </w:rPr>
        <w:t>; and when genetic diversity has been decreasing, θ</w:t>
      </w:r>
      <w:r w:rsidRPr="007C50E9">
        <w:rPr>
          <w:rFonts w:ascii="Garamond" w:eastAsia="Cambria" w:hAnsi="Garamond" w:cs="Cambria"/>
          <w:sz w:val="24"/>
          <w:szCs w:val="24"/>
          <w:vertAlign w:val="subscript"/>
        </w:rPr>
        <w:t>S</w:t>
      </w:r>
      <w:r w:rsidRPr="007C50E9">
        <w:rPr>
          <w:rFonts w:ascii="Garamond" w:eastAsia="Cambria" w:hAnsi="Garamond" w:cs="Cambria"/>
          <w:sz w:val="24"/>
          <w:szCs w:val="24"/>
        </w:rPr>
        <w:t xml:space="preserve"> &gt; θ</w:t>
      </w:r>
      <w:r w:rsidRPr="007C50E9">
        <w:rPr>
          <w:rFonts w:ascii="Cambria Math" w:eastAsia="Cambria" w:hAnsi="Cambria Math" w:cs="Cambria Math"/>
          <w:sz w:val="24"/>
          <w:szCs w:val="24"/>
          <w:vertAlign w:val="subscript"/>
        </w:rPr>
        <w:t>𝜋</w:t>
      </w:r>
      <w:r w:rsidRPr="007C50E9">
        <w:rPr>
          <w:rFonts w:ascii="Garamond" w:eastAsia="Cambria" w:hAnsi="Garamond" w:cs="Cambria"/>
          <w:sz w:val="24"/>
          <w:szCs w:val="24"/>
        </w:rPr>
        <w:t>.</w:t>
      </w:r>
    </w:p>
    <w:p w14:paraId="03FFE9A6"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To calculate θ statistics from Rapture data, we used folded SFS in ANGSD with -GL 2, -doThetas 1, -doSaf 1 -fold 1, and -pest. Outputs were used to calculate each statistic for each site using thetaStat with make_bed and then do_stat. These data were averaged over the sites to obtain a single “genome-wide” value for each statistic for each locality </w:t>
      </w:r>
      <w:r w:rsidR="00C62CD3" w:rsidRPr="007C50E9">
        <w:rPr>
          <w:rFonts w:ascii="Garamond" w:eastAsia="Cambria" w:hAnsi="Garamond" w:cs="Cambria"/>
          <w:sz w:val="24"/>
          <w:szCs w:val="24"/>
        </w:rPr>
        <w:fldChar w:fldCharType="begin"/>
      </w:r>
      <w:r w:rsidR="00C62CD3" w:rsidRPr="007C50E9">
        <w:rPr>
          <w:rFonts w:ascii="Garamond" w:eastAsia="Cambria" w:hAnsi="Garamond" w:cs="Cambria"/>
          <w:sz w:val="24"/>
          <w:szCs w:val="24"/>
        </w:rPr>
        <w:instrText xml:space="preserve"> ADDIN ZOTERO_ITEM CSL_CITATION {"citationID":"Qq1zpskn","properties":{"formattedCitation":"(Korneliussen et al. 2013)","plainCitation":"(Korneliussen et al. 2013)","noteIndex":0},"citationItems":[{"id":6615,"uris":["http://zotero.org/users/3358336/items/JT822RZN"],"uri":["http://zotero.org/users/3358336/items/JT822RZN"],"itemData":{"id":6615,"type":"article-journal","title":"Calculation of Tajima's D and other neutrality test statistics from low depth next-generation sequencing data","container-title":"BMC bioinformatics","page":"289","volume":"14","abstract":"BACKGROUND: A number of different statistics are used for detecting natural selection using DNA sequencing data, including statistics that are summaries of the frequency spectrum, such as Tajima's D. These statistics are now often being applied in the analysis of Next Generation Sequencing (NGS) data. However, estimates of frequency spectra from NGS data are strongly affected by low sequencing coverage; the inherent technology dependent variation in sequencing depth causes systematic differences in the value of the statistic among genomic regions. RESULTS: We have developed an approach that accommodates the uncertainty of the data when calculating site frequency based neutrality test statistics. A salient feature of this approach is that it implicitly solves the problems of varying sequencing depth, missing data and avoids the need to infer variable sites for the analysis and thereby avoids ascertainment problems introduced by a SNP discovery process. CONCLUSION: Using an empirical Bayes approach for fast computations, we show that this method produces results for low-coverage NGS data comparable to those achieved when the genotypes are known without uncertainty. We also validate the method in an analysis of data from the 1000 genomes project. The method is implemented in a fast framework which enables researchers to perform these neutrality tests on a genome-wide scale.","DOI":"10.1186/1471-2105-14-289","ISSN":"1471-2105","note":"PMID: 24088262","language":"en","author":[{"family":"Korneliussen","given":"Thorfinn Sand"},{"family":"Moltke","given":"Ida"},{"family":"Albrechtsen","given":"Anders"},{"family":"Nielsen","given":"Rasmus"}],"issued":{"date-parts":[["2013",10]]}}}],"schema":"https://github.com/citation-style-language/schema/raw/master/csl-citation.json"} </w:instrText>
      </w:r>
      <w:r w:rsidR="00C62CD3" w:rsidRPr="007C50E9">
        <w:rPr>
          <w:rFonts w:ascii="Garamond" w:eastAsia="Cambria" w:hAnsi="Garamond" w:cs="Cambria"/>
          <w:sz w:val="24"/>
          <w:szCs w:val="24"/>
        </w:rPr>
        <w:fldChar w:fldCharType="separate"/>
      </w:r>
      <w:r w:rsidR="00C62CD3" w:rsidRPr="007C50E9">
        <w:rPr>
          <w:rFonts w:ascii="Garamond" w:eastAsia="Cambria" w:hAnsi="Garamond" w:cs="Cambria"/>
          <w:noProof/>
          <w:sz w:val="24"/>
          <w:szCs w:val="24"/>
        </w:rPr>
        <w:t>(Korneliussen et al. 2013)</w:t>
      </w:r>
      <w:r w:rsidR="00C62CD3" w:rsidRPr="007C50E9">
        <w:rPr>
          <w:rFonts w:ascii="Garamond" w:eastAsia="Cambria" w:hAnsi="Garamond" w:cs="Cambria"/>
          <w:sz w:val="24"/>
          <w:szCs w:val="24"/>
        </w:rPr>
        <w:fldChar w:fldCharType="end"/>
      </w:r>
      <w:r w:rsidR="00C62CD3" w:rsidRPr="007C50E9">
        <w:rPr>
          <w:rFonts w:ascii="Garamond" w:eastAsia="Cambria" w:hAnsi="Garamond" w:cs="Cambria"/>
          <w:sz w:val="24"/>
          <w:szCs w:val="24"/>
        </w:rPr>
        <w:t>.</w:t>
      </w:r>
    </w:p>
    <w:p w14:paraId="0BB32DC5" w14:textId="77777777" w:rsidR="002846C3" w:rsidRPr="007C50E9" w:rsidRDefault="00005FFB">
      <w:pPr>
        <w:pStyle w:val="Heading1"/>
        <w:spacing w:line="480" w:lineRule="auto"/>
        <w:rPr>
          <w:rFonts w:ascii="Garamond" w:eastAsia="Cambria" w:hAnsi="Garamond" w:cs="Cambria"/>
          <w:sz w:val="24"/>
          <w:szCs w:val="24"/>
        </w:rPr>
      </w:pPr>
      <w:bookmarkStart w:id="39" w:name="_wktlji9dlls6" w:colFirst="0" w:colLast="0"/>
      <w:bookmarkEnd w:id="39"/>
      <w:r w:rsidRPr="007C50E9">
        <w:rPr>
          <w:rFonts w:ascii="Garamond" w:eastAsia="Cambria" w:hAnsi="Garamond" w:cs="Cambria"/>
          <w:sz w:val="24"/>
          <w:szCs w:val="24"/>
        </w:rPr>
        <w:lastRenderedPageBreak/>
        <w:t>RESULTS</w:t>
      </w:r>
    </w:p>
    <w:p w14:paraId="73EF9556"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A total of 1,103 individual samples were sequenced using Rapture</w:t>
      </w:r>
      <w:del w:id="40" w:author="Peter Moyle" w:date="2018-09-15T16:41:00Z">
        <w:r w:rsidRPr="007C50E9" w:rsidDel="00666B92">
          <w:rPr>
            <w:rFonts w:ascii="Garamond" w:eastAsia="Cambria" w:hAnsi="Garamond" w:cs="Cambria"/>
            <w:sz w:val="24"/>
            <w:szCs w:val="24"/>
          </w:rPr>
          <w:delText xml:space="preserve"> (see Methods)</w:delText>
        </w:r>
      </w:del>
      <w:r w:rsidRPr="007C50E9">
        <w:rPr>
          <w:rFonts w:ascii="Garamond" w:eastAsia="Cambria" w:hAnsi="Garamond" w:cs="Cambria"/>
          <w:sz w:val="24"/>
          <w:szCs w:val="24"/>
        </w:rPr>
        <w:t>. After selecting samples that had greater than 100,000 alignments, 480 individuals from 89 distinct localities across the range of the species were used in PCA and admixture analyses (Figure 1, Table 1). These localities overlap many of the localities used in McCartney-Melstad et al.</w:t>
      </w:r>
      <w:r w:rsidR="00C62CD3" w:rsidRPr="007C50E9">
        <w:rPr>
          <w:rFonts w:ascii="Garamond" w:eastAsia="Cambria" w:hAnsi="Garamond" w:cs="Cambria"/>
          <w:sz w:val="24"/>
          <w:szCs w:val="24"/>
        </w:rPr>
        <w:t xml:space="preserve"> </w:t>
      </w:r>
      <w:r w:rsidR="00C62CD3" w:rsidRPr="007C50E9">
        <w:rPr>
          <w:rFonts w:ascii="Garamond" w:eastAsia="Cambria" w:hAnsi="Garamond" w:cs="Cambria"/>
          <w:sz w:val="24"/>
          <w:szCs w:val="24"/>
        </w:rPr>
        <w:fldChar w:fldCharType="begin"/>
      </w:r>
      <w:r w:rsidR="00C62CD3" w:rsidRPr="007C50E9">
        <w:rPr>
          <w:rFonts w:ascii="Garamond" w:eastAsia="Cambria" w:hAnsi="Garamond" w:cs="Cambria"/>
          <w:sz w:val="24"/>
          <w:szCs w:val="24"/>
        </w:rPr>
        <w:instrText xml:space="preserve"> ADDIN ZOTERO_ITEM CSL_CITATION {"citationID":"2jU6Ga4n","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C62CD3" w:rsidRPr="007C50E9">
        <w:rPr>
          <w:rFonts w:ascii="Garamond" w:eastAsia="Cambria" w:hAnsi="Garamond" w:cs="Cambria"/>
          <w:sz w:val="24"/>
          <w:szCs w:val="24"/>
        </w:rPr>
        <w:fldChar w:fldCharType="separate"/>
      </w:r>
      <w:r w:rsidR="00C62CD3" w:rsidRPr="007C50E9">
        <w:rPr>
          <w:rFonts w:ascii="Garamond" w:eastAsia="Cambria" w:hAnsi="Garamond" w:cs="Cambria"/>
          <w:noProof/>
          <w:sz w:val="24"/>
          <w:szCs w:val="24"/>
        </w:rPr>
        <w:t>(2018)</w:t>
      </w:r>
      <w:r w:rsidR="00C62CD3"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with a few notable differences. There were more individuals available for analyses at most of the localities (Table 1), there was higher resolution sampling in certain areas (i.e., the northern coast of California, the Feather watershed), and a two additional localities fall outside of the clades delineated by </w:t>
      </w:r>
      <w:r w:rsidR="00C62CD3" w:rsidRPr="007C50E9">
        <w:rPr>
          <w:rFonts w:ascii="Garamond" w:eastAsia="Cambria" w:hAnsi="Garamond" w:cs="Cambria"/>
          <w:sz w:val="24"/>
          <w:szCs w:val="24"/>
        </w:rPr>
        <w:t xml:space="preserve">McCartney-Melstad et al. </w:t>
      </w:r>
      <w:r w:rsidR="00C62CD3" w:rsidRPr="007C50E9">
        <w:rPr>
          <w:rFonts w:ascii="Garamond" w:eastAsia="Cambria" w:hAnsi="Garamond" w:cs="Cambria"/>
          <w:sz w:val="24"/>
          <w:szCs w:val="24"/>
        </w:rPr>
        <w:fldChar w:fldCharType="begin"/>
      </w:r>
      <w:r w:rsidR="00AC4CF4" w:rsidRPr="007C50E9">
        <w:rPr>
          <w:rFonts w:ascii="Garamond" w:eastAsia="Cambria" w:hAnsi="Garamond" w:cs="Cambria"/>
          <w:sz w:val="24"/>
          <w:szCs w:val="24"/>
        </w:rPr>
        <w:instrText xml:space="preserve"> ADDIN ZOTERO_ITEM CSL_CITATION {"citationID":"SLn8sirx","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C62CD3" w:rsidRPr="007C50E9">
        <w:rPr>
          <w:rFonts w:ascii="Garamond" w:eastAsia="Cambria" w:hAnsi="Garamond" w:cs="Cambria"/>
          <w:sz w:val="24"/>
          <w:szCs w:val="24"/>
        </w:rPr>
        <w:fldChar w:fldCharType="separate"/>
      </w:r>
      <w:r w:rsidR="00C62CD3" w:rsidRPr="007C50E9">
        <w:rPr>
          <w:rFonts w:ascii="Garamond" w:eastAsia="Cambria" w:hAnsi="Garamond" w:cs="Cambria"/>
          <w:noProof/>
          <w:sz w:val="24"/>
          <w:szCs w:val="24"/>
        </w:rPr>
        <w:t>(2018)</w:t>
      </w:r>
      <w:r w:rsidR="00C62CD3"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(i.e., Locality 1 in the SF American basin in El Dorado County, and Locality 4 in the Honey-Eagle Lakes basin in Lassen County; Figure 1).</w:t>
      </w:r>
    </w:p>
    <w:p w14:paraId="4940FBFA"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noProof/>
          <w:sz w:val="24"/>
          <w:szCs w:val="24"/>
          <w:lang w:val="en-US"/>
        </w:rPr>
        <w:lastRenderedPageBreak/>
        <w:drawing>
          <wp:inline distT="114300" distB="114300" distL="114300" distR="114300" wp14:anchorId="517E6FEB" wp14:editId="7A985AFE">
            <wp:extent cx="4993146" cy="68722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93146" cy="6872288"/>
                    </a:xfrm>
                    <a:prstGeom prst="rect">
                      <a:avLst/>
                    </a:prstGeom>
                    <a:ln/>
                  </pic:spPr>
                </pic:pic>
              </a:graphicData>
            </a:graphic>
          </wp:inline>
        </w:drawing>
      </w:r>
    </w:p>
    <w:p w14:paraId="5D0F89D9"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0"/>
          <w:szCs w:val="20"/>
        </w:rPr>
        <w:t xml:space="preserve">Figure 1. Map comparing sampling localities between </w:t>
      </w:r>
      <w:ins w:id="41" w:author="Peter Moyle" w:date="2018-09-15T16:43:00Z">
        <w:r w:rsidR="00666B92">
          <w:rPr>
            <w:rFonts w:ascii="Garamond" w:eastAsia="Cambria" w:hAnsi="Garamond" w:cs="Cambria"/>
            <w:sz w:val="20"/>
            <w:szCs w:val="20"/>
          </w:rPr>
          <w:t>the</w:t>
        </w:r>
      </w:ins>
      <w:del w:id="42" w:author="Peter Moyle" w:date="2018-09-15T16:43:00Z">
        <w:r w:rsidRPr="007C50E9" w:rsidDel="00666B92">
          <w:rPr>
            <w:rFonts w:ascii="Garamond" w:eastAsia="Cambria" w:hAnsi="Garamond" w:cs="Cambria"/>
            <w:sz w:val="20"/>
            <w:szCs w:val="20"/>
          </w:rPr>
          <w:delText>rece</w:delText>
        </w:r>
      </w:del>
      <w:del w:id="43" w:author="Peter Moyle" w:date="2018-09-15T16:42:00Z">
        <w:r w:rsidRPr="007C50E9" w:rsidDel="00666B92">
          <w:rPr>
            <w:rFonts w:ascii="Garamond" w:eastAsia="Cambria" w:hAnsi="Garamond" w:cs="Cambria"/>
            <w:sz w:val="20"/>
            <w:szCs w:val="20"/>
          </w:rPr>
          <w:delText>nt</w:delText>
        </w:r>
      </w:del>
      <w:r w:rsidRPr="007C50E9">
        <w:rPr>
          <w:rFonts w:ascii="Garamond" w:eastAsia="Cambria" w:hAnsi="Garamond" w:cs="Cambria"/>
          <w:sz w:val="20"/>
          <w:szCs w:val="20"/>
        </w:rPr>
        <w:t xml:space="preserve"> </w:t>
      </w:r>
      <w:r w:rsidRPr="007C50E9">
        <w:rPr>
          <w:rFonts w:ascii="Garamond" w:eastAsia="Cambria" w:hAnsi="Garamond" w:cs="Cambria"/>
          <w:i/>
          <w:sz w:val="20"/>
          <w:szCs w:val="20"/>
        </w:rPr>
        <w:t>R. boylii</w:t>
      </w:r>
      <w:r w:rsidRPr="007C50E9">
        <w:rPr>
          <w:rFonts w:ascii="Garamond" w:eastAsia="Cambria" w:hAnsi="Garamond" w:cs="Cambria"/>
          <w:sz w:val="20"/>
          <w:szCs w:val="20"/>
        </w:rPr>
        <w:t xml:space="preserve"> study </w:t>
      </w:r>
      <w:r w:rsidR="00AC4CF4" w:rsidRPr="007C50E9">
        <w:rPr>
          <w:rFonts w:ascii="Garamond" w:eastAsia="Cambria" w:hAnsi="Garamond" w:cs="Cambria"/>
          <w:sz w:val="20"/>
          <w:szCs w:val="20"/>
        </w:rPr>
        <w:fldChar w:fldCharType="begin"/>
      </w:r>
      <w:r w:rsidR="00AC4CF4" w:rsidRPr="007C50E9">
        <w:rPr>
          <w:rFonts w:ascii="Garamond" w:eastAsia="Cambria" w:hAnsi="Garamond" w:cs="Cambria"/>
          <w:sz w:val="20"/>
          <w:szCs w:val="20"/>
        </w:rPr>
        <w:instrText xml:space="preserve"> ADDIN ZOTERO_ITEM CSL_CITATION {"citationID":"jTlKNyBK","properties":{"formattedCitation":"(McCartney-Melstad et al. 2018)","plainCitation":"(McCartney-Melstad et al. 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Bradley"}],"issued":{"date-parts":[["2018",6]]}}}],"schema":"https://github.com/citation-style-language/schema/raw/master/csl-citation.json"} </w:instrText>
      </w:r>
      <w:r w:rsidR="00AC4CF4" w:rsidRPr="007C50E9">
        <w:rPr>
          <w:rFonts w:ascii="Garamond" w:eastAsia="Cambria" w:hAnsi="Garamond" w:cs="Cambria"/>
          <w:sz w:val="20"/>
          <w:szCs w:val="20"/>
        </w:rPr>
        <w:fldChar w:fldCharType="separate"/>
      </w:r>
      <w:ins w:id="44" w:author="Peter Moyle" w:date="2018-09-15T16:43:00Z">
        <w:r w:rsidR="00666B92">
          <w:rPr>
            <w:rFonts w:ascii="Garamond" w:eastAsia="Cambria" w:hAnsi="Garamond" w:cs="Cambria"/>
            <w:noProof/>
            <w:sz w:val="20"/>
            <w:szCs w:val="20"/>
          </w:rPr>
          <w:t xml:space="preserve"> of </w:t>
        </w:r>
      </w:ins>
      <w:del w:id="45" w:author="Peter Moyle" w:date="2018-09-15T16:43:00Z">
        <w:r w:rsidR="00AC4CF4" w:rsidRPr="007C50E9" w:rsidDel="00666B92">
          <w:rPr>
            <w:rFonts w:ascii="Garamond" w:eastAsia="Cambria" w:hAnsi="Garamond" w:cs="Cambria"/>
            <w:noProof/>
            <w:sz w:val="20"/>
            <w:szCs w:val="20"/>
          </w:rPr>
          <w:delText>(</w:delText>
        </w:r>
      </w:del>
      <w:r w:rsidR="00AC4CF4" w:rsidRPr="007C50E9">
        <w:rPr>
          <w:rFonts w:ascii="Garamond" w:eastAsia="Cambria" w:hAnsi="Garamond" w:cs="Cambria"/>
          <w:noProof/>
          <w:sz w:val="20"/>
          <w:szCs w:val="20"/>
        </w:rPr>
        <w:t xml:space="preserve">McCartney-Melstad et al. </w:t>
      </w:r>
      <w:ins w:id="46" w:author="Peter Moyle" w:date="2018-09-15T16:43:00Z">
        <w:r w:rsidR="00666B92">
          <w:rPr>
            <w:rFonts w:ascii="Garamond" w:eastAsia="Cambria" w:hAnsi="Garamond" w:cs="Cambria"/>
            <w:noProof/>
            <w:sz w:val="20"/>
            <w:szCs w:val="20"/>
          </w:rPr>
          <w:t>(</w:t>
        </w:r>
      </w:ins>
      <w:r w:rsidR="00AC4CF4" w:rsidRPr="007C50E9">
        <w:rPr>
          <w:rFonts w:ascii="Garamond" w:eastAsia="Cambria" w:hAnsi="Garamond" w:cs="Cambria"/>
          <w:noProof/>
          <w:sz w:val="20"/>
          <w:szCs w:val="20"/>
        </w:rPr>
        <w:t>2018)</w:t>
      </w:r>
      <w:r w:rsidR="00AC4CF4" w:rsidRPr="007C50E9">
        <w:rPr>
          <w:rFonts w:ascii="Garamond" w:eastAsia="Cambria" w:hAnsi="Garamond" w:cs="Cambria"/>
          <w:sz w:val="20"/>
          <w:szCs w:val="20"/>
        </w:rPr>
        <w:fldChar w:fldCharType="end"/>
      </w:r>
      <w:r w:rsidRPr="007C50E9">
        <w:rPr>
          <w:rFonts w:ascii="Garamond" w:eastAsia="Cambria" w:hAnsi="Garamond" w:cs="Cambria"/>
          <w:sz w:val="20"/>
          <w:szCs w:val="20"/>
        </w:rPr>
        <w:t xml:space="preserve"> and the current study with a simplified historical range</w:t>
      </w:r>
      <w:ins w:id="47" w:author="Peter Moyle" w:date="2018-09-15T16:43:00Z">
        <w:r w:rsidR="00666B92">
          <w:rPr>
            <w:rFonts w:ascii="Garamond" w:eastAsia="Cambria" w:hAnsi="Garamond" w:cs="Cambria"/>
            <w:sz w:val="20"/>
            <w:szCs w:val="20"/>
          </w:rPr>
          <w:t xml:space="preserve"> (yellow)</w:t>
        </w:r>
      </w:ins>
      <w:r w:rsidRPr="007C50E9">
        <w:rPr>
          <w:rFonts w:ascii="Garamond" w:eastAsia="Cambria" w:hAnsi="Garamond" w:cs="Cambria"/>
          <w:sz w:val="20"/>
          <w:szCs w:val="20"/>
        </w:rPr>
        <w:t xml:space="preserve"> of </w:t>
      </w:r>
      <w:r w:rsidRPr="007C50E9">
        <w:rPr>
          <w:rFonts w:ascii="Garamond" w:eastAsia="Cambria" w:hAnsi="Garamond" w:cs="Cambria"/>
          <w:i/>
          <w:sz w:val="20"/>
          <w:szCs w:val="20"/>
        </w:rPr>
        <w:t>R. boylii</w:t>
      </w:r>
      <w:r w:rsidRPr="007C50E9">
        <w:rPr>
          <w:rFonts w:ascii="Garamond" w:eastAsia="Cambria" w:hAnsi="Garamond" w:cs="Cambria"/>
          <w:sz w:val="20"/>
          <w:szCs w:val="20"/>
        </w:rPr>
        <w:t xml:space="preserve"> (adapted from USFS 2011, Thomson et al 2016). </w:t>
      </w:r>
      <w:del w:id="48" w:author="Peter Moyle" w:date="2018-09-15T16:44:00Z">
        <w:r w:rsidRPr="007C50E9" w:rsidDel="00666B92">
          <w:rPr>
            <w:rFonts w:ascii="Garamond" w:eastAsia="Cambria" w:hAnsi="Garamond" w:cs="Cambria"/>
            <w:sz w:val="20"/>
            <w:szCs w:val="20"/>
          </w:rPr>
          <w:delText xml:space="preserve">Map is annotated with the </w:delText>
        </w:r>
      </w:del>
      <w:ins w:id="49" w:author="Peter Moyle" w:date="2018-09-15T16:44:00Z">
        <w:r w:rsidR="00666B92">
          <w:rPr>
            <w:rFonts w:ascii="Garamond" w:eastAsia="Cambria" w:hAnsi="Garamond" w:cs="Cambria"/>
            <w:sz w:val="20"/>
            <w:szCs w:val="20"/>
          </w:rPr>
          <w:t>C</w:t>
        </w:r>
      </w:ins>
      <w:del w:id="50" w:author="Peter Moyle" w:date="2018-09-15T16:44:00Z">
        <w:r w:rsidRPr="007C50E9" w:rsidDel="00666B92">
          <w:rPr>
            <w:rFonts w:ascii="Garamond" w:eastAsia="Cambria" w:hAnsi="Garamond" w:cs="Cambria"/>
            <w:sz w:val="20"/>
            <w:szCs w:val="20"/>
          </w:rPr>
          <w:delText>c</w:delText>
        </w:r>
      </w:del>
      <w:r w:rsidRPr="007C50E9">
        <w:rPr>
          <w:rFonts w:ascii="Garamond" w:eastAsia="Cambria" w:hAnsi="Garamond" w:cs="Cambria"/>
          <w:sz w:val="20"/>
          <w:szCs w:val="20"/>
        </w:rPr>
        <w:t>lades identified by</w:t>
      </w:r>
      <w:r w:rsidR="00AC4CF4" w:rsidRPr="007C50E9">
        <w:rPr>
          <w:rFonts w:ascii="Garamond" w:eastAsia="Cambria" w:hAnsi="Garamond" w:cs="Cambria"/>
          <w:sz w:val="20"/>
          <w:szCs w:val="20"/>
        </w:rPr>
        <w:t xml:space="preserve"> McCartney-Melstad et al. </w:t>
      </w:r>
      <w:r w:rsidR="00AC4CF4" w:rsidRPr="007C50E9">
        <w:rPr>
          <w:rFonts w:ascii="Garamond" w:eastAsia="Cambria" w:hAnsi="Garamond" w:cs="Cambria"/>
          <w:sz w:val="20"/>
          <w:szCs w:val="20"/>
        </w:rPr>
        <w:fldChar w:fldCharType="begin"/>
      </w:r>
      <w:r w:rsidR="00AC4CF4" w:rsidRPr="007C50E9">
        <w:rPr>
          <w:rFonts w:ascii="Garamond" w:eastAsia="Cambria" w:hAnsi="Garamond" w:cs="Cambria"/>
          <w:sz w:val="20"/>
          <w:szCs w:val="20"/>
        </w:rPr>
        <w:instrText xml:space="preserve"> ADDIN ZOTERO_ITEM CSL_CITATION {"citationID":"KuV42wVF","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AC4CF4" w:rsidRPr="007C50E9">
        <w:rPr>
          <w:rFonts w:ascii="Garamond" w:eastAsia="Cambria" w:hAnsi="Garamond" w:cs="Cambria"/>
          <w:sz w:val="20"/>
          <w:szCs w:val="20"/>
        </w:rPr>
        <w:fldChar w:fldCharType="separate"/>
      </w:r>
      <w:r w:rsidR="00AC4CF4" w:rsidRPr="007C50E9">
        <w:rPr>
          <w:rFonts w:ascii="Garamond" w:eastAsia="Cambria" w:hAnsi="Garamond" w:cs="Cambria"/>
          <w:noProof/>
          <w:sz w:val="20"/>
          <w:szCs w:val="20"/>
        </w:rPr>
        <w:t>(2018)</w:t>
      </w:r>
      <w:r w:rsidR="00AC4CF4" w:rsidRPr="007C50E9">
        <w:rPr>
          <w:rFonts w:ascii="Garamond" w:eastAsia="Cambria" w:hAnsi="Garamond" w:cs="Cambria"/>
          <w:sz w:val="20"/>
          <w:szCs w:val="20"/>
        </w:rPr>
        <w:fldChar w:fldCharType="end"/>
      </w:r>
      <w:ins w:id="51" w:author="Peter Moyle" w:date="2018-09-15T16:44:00Z">
        <w:r w:rsidR="00666B92">
          <w:rPr>
            <w:rFonts w:ascii="Garamond" w:eastAsia="Cambria" w:hAnsi="Garamond" w:cs="Cambria"/>
            <w:sz w:val="20"/>
            <w:szCs w:val="20"/>
          </w:rPr>
          <w:t xml:space="preserve"> are circled.</w:t>
        </w:r>
      </w:ins>
      <w:del w:id="52" w:author="Peter Moyle" w:date="2018-09-15T16:44:00Z">
        <w:r w:rsidRPr="007C50E9" w:rsidDel="00666B92">
          <w:rPr>
            <w:rFonts w:ascii="Garamond" w:eastAsia="Cambria" w:hAnsi="Garamond" w:cs="Cambria"/>
            <w:sz w:val="20"/>
            <w:szCs w:val="20"/>
          </w:rPr>
          <w:delText>.</w:delText>
        </w:r>
      </w:del>
    </w:p>
    <w:p w14:paraId="3828367B" w14:textId="77777777" w:rsidR="002846C3" w:rsidRPr="007C50E9" w:rsidRDefault="00005FFB">
      <w:pPr>
        <w:pStyle w:val="Heading2"/>
        <w:spacing w:line="480" w:lineRule="auto"/>
        <w:rPr>
          <w:rFonts w:ascii="Garamond" w:eastAsia="Cambria" w:hAnsi="Garamond" w:cs="Cambria"/>
        </w:rPr>
      </w:pPr>
      <w:bookmarkStart w:id="53" w:name="_6w859bijst69" w:colFirst="0" w:colLast="0"/>
      <w:bookmarkEnd w:id="53"/>
      <w:r w:rsidRPr="007C50E9">
        <w:rPr>
          <w:rFonts w:ascii="Garamond" w:eastAsia="Cambria" w:hAnsi="Garamond" w:cs="Cambria"/>
        </w:rPr>
        <w:lastRenderedPageBreak/>
        <w:t>PCA and Admixture shows strong separation between California ecoregions</w:t>
      </w:r>
    </w:p>
    <w:p w14:paraId="79BECEB1"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To compare and assess population structure patterns across the range of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principal components analysis (PCA) were used to provide a dimensionless comparison of genetic variation. The patterns of genetic differentiation largely conformed to the clades described by </w:t>
      </w:r>
      <w:r w:rsidR="0015260A" w:rsidRPr="007C50E9">
        <w:rPr>
          <w:rFonts w:ascii="Garamond" w:eastAsia="Cambria" w:hAnsi="Garamond" w:cs="Cambria"/>
          <w:sz w:val="24"/>
          <w:szCs w:val="24"/>
        </w:rPr>
        <w:t xml:space="preserve">McCartney-Melstad et al. </w:t>
      </w:r>
      <w:r w:rsidR="0015260A"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UKzq5urG","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15260A" w:rsidRPr="007C50E9">
        <w:rPr>
          <w:rFonts w:ascii="Garamond" w:eastAsia="Cambria" w:hAnsi="Garamond" w:cs="Cambria"/>
          <w:sz w:val="24"/>
          <w:szCs w:val="24"/>
        </w:rPr>
        <w:fldChar w:fldCharType="separate"/>
      </w:r>
      <w:r w:rsidR="0015260A" w:rsidRPr="007C50E9">
        <w:rPr>
          <w:rFonts w:ascii="Garamond" w:eastAsia="Cambria" w:hAnsi="Garamond" w:cs="Cambria"/>
          <w:noProof/>
          <w:sz w:val="24"/>
          <w:szCs w:val="24"/>
        </w:rPr>
        <w:t>(2018)</w:t>
      </w:r>
      <w:r w:rsidR="0015260A"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(North-West [NW], South-West [SW], West [W], North-East[NE], and East [E]), but some notable differences were observed. We used regional names for clades, thus the North Coast=NW, the Central Coast=SW, the South Coast=W, the Northern Sierra=NE, the Southern Sierra=E (Figure 2). The main difference evident in the PCA was the presence of a </w:t>
      </w:r>
      <w:r w:rsidR="00F707D7" w:rsidRPr="007C50E9">
        <w:rPr>
          <w:rFonts w:ascii="Garamond" w:eastAsia="Cambria" w:hAnsi="Garamond" w:cs="Cambria"/>
          <w:sz w:val="24"/>
          <w:szCs w:val="24"/>
        </w:rPr>
        <w:t xml:space="preserve">distinct </w:t>
      </w:r>
      <w:r w:rsidRPr="007C50E9">
        <w:rPr>
          <w:rFonts w:ascii="Garamond" w:eastAsia="Cambria" w:hAnsi="Garamond" w:cs="Cambria"/>
          <w:sz w:val="24"/>
          <w:szCs w:val="24"/>
        </w:rPr>
        <w:t xml:space="preserve">group previously part of the Northern </w:t>
      </w:r>
      <w:r w:rsidR="00F707D7" w:rsidRPr="007C50E9">
        <w:rPr>
          <w:rFonts w:ascii="Garamond" w:eastAsia="Cambria" w:hAnsi="Garamond" w:cs="Cambria"/>
          <w:sz w:val="24"/>
          <w:szCs w:val="24"/>
        </w:rPr>
        <w:t>Sierra</w:t>
      </w:r>
      <w:r w:rsidR="009A454F" w:rsidRPr="007C50E9">
        <w:rPr>
          <w:rFonts w:ascii="Garamond" w:eastAsia="Cambria" w:hAnsi="Garamond" w:cs="Cambria"/>
          <w:sz w:val="24"/>
          <w:szCs w:val="24"/>
        </w:rPr>
        <w:t>,</w:t>
      </w:r>
      <w:r w:rsidR="00F707D7" w:rsidRPr="007C50E9">
        <w:rPr>
          <w:rFonts w:ascii="Garamond" w:eastAsia="Cambria" w:hAnsi="Garamond" w:cs="Cambria"/>
          <w:sz w:val="24"/>
          <w:szCs w:val="24"/>
        </w:rPr>
        <w:t xml:space="preserve"> </w:t>
      </w:r>
      <w:r w:rsidRPr="007C50E9">
        <w:rPr>
          <w:rFonts w:ascii="Garamond" w:eastAsia="Cambria" w:hAnsi="Garamond" w:cs="Cambria"/>
          <w:sz w:val="24"/>
          <w:szCs w:val="24"/>
        </w:rPr>
        <w:t xml:space="preserve">comprised of samples from the Feather basin. Additional subdivision was evident in the Central/Southern coastal region (two groups which match SW and W clades), and the Sierra Nevada (two groups, matching the NE and E clades), yielding seven total distinct structured groups. Interestingly, a small cluster of individuals from the North Fork (NF) Feather River consistently clustered along intermediate axes between the North Coast and Northern Sierra/Southern Sierra groups. These individuals were consistently intergrades between the larger Feather group and the Northern Coastal group, regardless of the PC axes. </w:t>
      </w:r>
    </w:p>
    <w:p w14:paraId="280C5D7B"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A single sampling locality from Lassen National Forest near Eagle Lake (Locality 4, Table 1) clustered with the Northern Sierra group, suggesting the geographic boundary for this genetic group should be extended (Figure 2). Furthermore, individuals from the South Fork (SF) American basin clustered with the Southern Sierra (East) group, which would extend the boundary delineated by </w:t>
      </w:r>
      <w:r w:rsidR="009A454F" w:rsidRPr="007C50E9">
        <w:rPr>
          <w:rFonts w:ascii="Garamond" w:eastAsia="Cambria" w:hAnsi="Garamond" w:cs="Cambria"/>
          <w:sz w:val="24"/>
          <w:szCs w:val="24"/>
        </w:rPr>
        <w:t xml:space="preserve">McCartney-Melstad et al. </w:t>
      </w:r>
      <w:r w:rsidR="009A454F"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QUnJn01f","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9A454F" w:rsidRPr="007C50E9">
        <w:rPr>
          <w:rFonts w:ascii="Garamond" w:eastAsia="Cambria" w:hAnsi="Garamond" w:cs="Cambria"/>
          <w:sz w:val="24"/>
          <w:szCs w:val="24"/>
        </w:rPr>
        <w:fldChar w:fldCharType="separate"/>
      </w:r>
      <w:r w:rsidR="009A454F" w:rsidRPr="007C50E9">
        <w:rPr>
          <w:rFonts w:ascii="Garamond" w:eastAsia="Cambria" w:hAnsi="Garamond" w:cs="Cambria"/>
          <w:noProof/>
          <w:sz w:val="24"/>
          <w:szCs w:val="24"/>
        </w:rPr>
        <w:t>(2018)</w:t>
      </w:r>
      <w:r w:rsidR="009A454F"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t>
      </w:r>
    </w:p>
    <w:p w14:paraId="7D6AF0DA" w14:textId="77777777"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To assess how strongly the Feather and Southern/Central coastal samples may have affected PCA structure, we ran several additional separate </w:t>
      </w:r>
      <w:r w:rsidRPr="007C50E9">
        <w:rPr>
          <w:rFonts w:ascii="Garamond" w:eastAsia="Cambria" w:hAnsi="Garamond" w:cs="Cambria"/>
          <w:i/>
          <w:sz w:val="24"/>
          <w:szCs w:val="24"/>
        </w:rPr>
        <w:t>post-hoc</w:t>
      </w:r>
      <w:r w:rsidRPr="007C50E9">
        <w:rPr>
          <w:rFonts w:ascii="Garamond" w:eastAsia="Cambria" w:hAnsi="Garamond" w:cs="Cambria"/>
          <w:sz w:val="24"/>
          <w:szCs w:val="24"/>
        </w:rPr>
        <w:t xml:space="preserve"> PCA analyses where all Feather samples were excluded, and all Southern/Central coastal samples were excluded. Significant genetic structure was evident, and patterns remained consistent with those observed when all samples were used, </w:t>
      </w:r>
      <w:r w:rsidRPr="007C50E9">
        <w:rPr>
          <w:rFonts w:ascii="Garamond" w:eastAsia="Cambria" w:hAnsi="Garamond" w:cs="Cambria"/>
          <w:sz w:val="24"/>
          <w:szCs w:val="24"/>
        </w:rPr>
        <w:lastRenderedPageBreak/>
        <w:t xml:space="preserve">regardless of which samples were excluded or retained.    We conclude there is significant congruence with the </w:t>
      </w:r>
      <w:r w:rsidR="009A454F" w:rsidRPr="007C50E9">
        <w:rPr>
          <w:rFonts w:ascii="Garamond" w:eastAsia="Cambria" w:hAnsi="Garamond" w:cs="Cambria"/>
          <w:sz w:val="24"/>
          <w:szCs w:val="24"/>
        </w:rPr>
        <w:t xml:space="preserve">McCartney-Melstad et al. </w:t>
      </w:r>
      <w:r w:rsidR="009A454F"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pI8j2gkV","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9A454F" w:rsidRPr="007C50E9">
        <w:rPr>
          <w:rFonts w:ascii="Garamond" w:eastAsia="Cambria" w:hAnsi="Garamond" w:cs="Cambria"/>
          <w:sz w:val="24"/>
          <w:szCs w:val="24"/>
        </w:rPr>
        <w:fldChar w:fldCharType="separate"/>
      </w:r>
      <w:r w:rsidR="009A454F" w:rsidRPr="007C50E9">
        <w:rPr>
          <w:rFonts w:ascii="Garamond" w:eastAsia="Cambria" w:hAnsi="Garamond" w:cs="Cambria"/>
          <w:noProof/>
          <w:sz w:val="24"/>
          <w:szCs w:val="24"/>
        </w:rPr>
        <w:t>(2018)</w:t>
      </w:r>
      <w:r w:rsidR="009A454F"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genetic clades, but an additional group appears distinct from the original five delineated, the Feather watershed, and boundaries should be expanded to include the SF American basin in the Southern Sierra, and the Honey-Eagle Lakes basin in the Northern Sierra.</w:t>
      </w:r>
      <w:r w:rsidRPr="007C50E9">
        <w:rPr>
          <w:rFonts w:ascii="Garamond" w:hAnsi="Garamond"/>
        </w:rPr>
        <w:br w:type="page"/>
      </w:r>
    </w:p>
    <w:p w14:paraId="0AA6CBBE" w14:textId="77777777" w:rsidR="002846C3" w:rsidRPr="007C50E9" w:rsidRDefault="002846C3">
      <w:pPr>
        <w:spacing w:line="480" w:lineRule="auto"/>
        <w:rPr>
          <w:rFonts w:ascii="Garamond" w:eastAsia="Cambria" w:hAnsi="Garamond" w:cs="Cambria"/>
          <w:sz w:val="24"/>
          <w:szCs w:val="24"/>
        </w:rPr>
      </w:pPr>
    </w:p>
    <w:p w14:paraId="3BE2E4E8"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noProof/>
          <w:sz w:val="24"/>
          <w:szCs w:val="24"/>
          <w:lang w:val="en-US"/>
        </w:rPr>
        <w:drawing>
          <wp:inline distT="114300" distB="114300" distL="114300" distR="114300" wp14:anchorId="41E7AD32" wp14:editId="6FEC38CB">
            <wp:extent cx="5943600" cy="3962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962400"/>
                    </a:xfrm>
                    <a:prstGeom prst="rect">
                      <a:avLst/>
                    </a:prstGeom>
                    <a:ln/>
                  </pic:spPr>
                </pic:pic>
              </a:graphicData>
            </a:graphic>
          </wp:inline>
        </w:drawing>
      </w:r>
    </w:p>
    <w:p w14:paraId="0A746A8E"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0"/>
          <w:szCs w:val="20"/>
        </w:rPr>
        <w:t xml:space="preserve">Figure 2. Principal component analysis of Rapture data colored by genetic groups (in parentheses) from </w:t>
      </w:r>
      <w:r w:rsidR="00BA340D" w:rsidRPr="007C50E9">
        <w:rPr>
          <w:rFonts w:ascii="Garamond" w:eastAsia="Cambria" w:hAnsi="Garamond" w:cs="Cambria"/>
          <w:sz w:val="20"/>
          <w:szCs w:val="20"/>
        </w:rPr>
        <w:t xml:space="preserve">McCartney-Melstad et al. </w:t>
      </w:r>
      <w:r w:rsidR="00BA340D" w:rsidRPr="007C50E9">
        <w:rPr>
          <w:rFonts w:ascii="Garamond" w:eastAsia="Cambria" w:hAnsi="Garamond" w:cs="Cambria"/>
          <w:sz w:val="20"/>
          <w:szCs w:val="20"/>
        </w:rPr>
        <w:fldChar w:fldCharType="begin"/>
      </w:r>
      <w:r w:rsidR="00B81254" w:rsidRPr="007C50E9">
        <w:rPr>
          <w:rFonts w:ascii="Garamond" w:eastAsia="Cambria" w:hAnsi="Garamond" w:cs="Cambria"/>
          <w:sz w:val="20"/>
          <w:szCs w:val="20"/>
        </w:rPr>
        <w:instrText xml:space="preserve"> ADDIN ZOTERO_ITEM CSL_CITATION {"citationID":"jRMxtici","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BA340D" w:rsidRPr="007C50E9">
        <w:rPr>
          <w:rFonts w:ascii="Garamond" w:eastAsia="Cambria" w:hAnsi="Garamond" w:cs="Cambria"/>
          <w:sz w:val="20"/>
          <w:szCs w:val="20"/>
        </w:rPr>
        <w:fldChar w:fldCharType="separate"/>
      </w:r>
      <w:r w:rsidR="00BA340D" w:rsidRPr="007C50E9">
        <w:rPr>
          <w:rFonts w:ascii="Garamond" w:eastAsia="Cambria" w:hAnsi="Garamond" w:cs="Cambria"/>
          <w:noProof/>
          <w:sz w:val="20"/>
          <w:szCs w:val="20"/>
        </w:rPr>
        <w:t>(2018)</w:t>
      </w:r>
      <w:r w:rsidR="00BA340D" w:rsidRPr="007C50E9">
        <w:rPr>
          <w:rFonts w:ascii="Garamond" w:eastAsia="Cambria" w:hAnsi="Garamond" w:cs="Cambria"/>
          <w:sz w:val="20"/>
          <w:szCs w:val="20"/>
        </w:rPr>
        <w:fldChar w:fldCharType="end"/>
      </w:r>
      <w:r w:rsidRPr="007C50E9">
        <w:rPr>
          <w:rFonts w:ascii="Garamond" w:eastAsia="Cambria" w:hAnsi="Garamond" w:cs="Cambria"/>
          <w:sz w:val="20"/>
          <w:szCs w:val="20"/>
        </w:rPr>
        <w:t>. A) PC1 vs. PC2; B) PC3 vs. PC4. Note, samples from South Fork American River</w:t>
      </w:r>
      <w:r w:rsidR="0012084F" w:rsidRPr="007C50E9">
        <w:rPr>
          <w:rFonts w:ascii="Garamond" w:eastAsia="Cambria" w:hAnsi="Garamond" w:cs="Cambria"/>
          <w:sz w:val="20"/>
          <w:szCs w:val="20"/>
        </w:rPr>
        <w:t xml:space="preserve"> and Lassen County</w:t>
      </w:r>
      <w:r w:rsidRPr="007C50E9">
        <w:rPr>
          <w:rFonts w:ascii="Garamond" w:eastAsia="Cambria" w:hAnsi="Garamond" w:cs="Cambria"/>
          <w:sz w:val="20"/>
          <w:szCs w:val="20"/>
        </w:rPr>
        <w:t xml:space="preserve"> (gray) </w:t>
      </w:r>
      <w:r w:rsidR="0012084F" w:rsidRPr="007C50E9">
        <w:rPr>
          <w:rFonts w:ascii="Garamond" w:eastAsia="Cambria" w:hAnsi="Garamond" w:cs="Cambria"/>
          <w:sz w:val="20"/>
          <w:szCs w:val="20"/>
        </w:rPr>
        <w:t>were</w:t>
      </w:r>
      <w:r w:rsidRPr="007C50E9">
        <w:rPr>
          <w:rFonts w:ascii="Garamond" w:eastAsia="Cambria" w:hAnsi="Garamond" w:cs="Cambria"/>
          <w:sz w:val="20"/>
          <w:szCs w:val="20"/>
        </w:rPr>
        <w:t xml:space="preserve"> not previously </w:t>
      </w:r>
      <w:r w:rsidR="0012084F" w:rsidRPr="007C50E9">
        <w:rPr>
          <w:rFonts w:ascii="Garamond" w:eastAsia="Cambria" w:hAnsi="Garamond" w:cs="Cambria"/>
          <w:sz w:val="20"/>
          <w:szCs w:val="20"/>
        </w:rPr>
        <w:t>studied</w:t>
      </w:r>
      <w:r w:rsidRPr="007C50E9">
        <w:rPr>
          <w:rFonts w:ascii="Garamond" w:eastAsia="Cambria" w:hAnsi="Garamond" w:cs="Cambria"/>
          <w:sz w:val="20"/>
          <w:szCs w:val="20"/>
        </w:rPr>
        <w:t xml:space="preserve"> and thus had no assigned </w:t>
      </w:r>
      <w:r w:rsidR="0012084F" w:rsidRPr="007C50E9">
        <w:rPr>
          <w:rFonts w:ascii="Garamond" w:eastAsia="Cambria" w:hAnsi="Garamond" w:cs="Cambria"/>
          <w:sz w:val="20"/>
          <w:szCs w:val="20"/>
        </w:rPr>
        <w:t>clade</w:t>
      </w:r>
      <w:r w:rsidRPr="007C50E9">
        <w:rPr>
          <w:rFonts w:ascii="Garamond" w:eastAsia="Cambria" w:hAnsi="Garamond" w:cs="Cambria"/>
          <w:sz w:val="20"/>
          <w:szCs w:val="20"/>
        </w:rPr>
        <w:t xml:space="preserve">. </w:t>
      </w:r>
      <w:r w:rsidR="0012084F" w:rsidRPr="007C50E9">
        <w:rPr>
          <w:rFonts w:ascii="Garamond" w:eastAsia="Cambria" w:hAnsi="Garamond" w:cs="Cambria"/>
          <w:i/>
          <w:sz w:val="20"/>
          <w:szCs w:val="20"/>
        </w:rPr>
        <w:t>Rana</w:t>
      </w:r>
      <w:r w:rsidRPr="007C50E9">
        <w:rPr>
          <w:rFonts w:ascii="Garamond" w:eastAsia="Cambria" w:hAnsi="Garamond" w:cs="Cambria"/>
          <w:i/>
          <w:sz w:val="20"/>
          <w:szCs w:val="20"/>
        </w:rPr>
        <w:t xml:space="preserve"> boylii </w:t>
      </w:r>
      <w:r w:rsidRPr="007C50E9">
        <w:rPr>
          <w:rFonts w:ascii="Garamond" w:eastAsia="Cambria" w:hAnsi="Garamond" w:cs="Cambria"/>
          <w:sz w:val="20"/>
          <w:szCs w:val="20"/>
        </w:rPr>
        <w:t>in</w:t>
      </w:r>
      <w:r w:rsidR="0012084F" w:rsidRPr="007C50E9">
        <w:rPr>
          <w:rFonts w:ascii="Garamond" w:eastAsia="Cambria" w:hAnsi="Garamond" w:cs="Cambria"/>
          <w:sz w:val="20"/>
          <w:szCs w:val="20"/>
        </w:rPr>
        <w:t xml:space="preserve"> the</w:t>
      </w:r>
      <w:r w:rsidRPr="007C50E9">
        <w:rPr>
          <w:rFonts w:ascii="Garamond" w:eastAsia="Cambria" w:hAnsi="Garamond" w:cs="Cambria"/>
          <w:sz w:val="20"/>
          <w:szCs w:val="20"/>
        </w:rPr>
        <w:t xml:space="preserve"> Feather basin were assigned as part of the Northern Sierra (</w:t>
      </w:r>
      <w:r w:rsidR="00AE1954" w:rsidRPr="007C50E9">
        <w:rPr>
          <w:rFonts w:ascii="Garamond" w:eastAsia="Cambria" w:hAnsi="Garamond" w:cs="Cambria"/>
          <w:sz w:val="20"/>
          <w:szCs w:val="20"/>
        </w:rPr>
        <w:t>NE</w:t>
      </w:r>
      <w:r w:rsidRPr="007C50E9">
        <w:rPr>
          <w:rFonts w:ascii="Garamond" w:eastAsia="Cambria" w:hAnsi="Garamond" w:cs="Cambria"/>
          <w:sz w:val="20"/>
          <w:szCs w:val="20"/>
        </w:rPr>
        <w:t xml:space="preserve">) clade by </w:t>
      </w:r>
      <w:r w:rsidR="00BA340D" w:rsidRPr="007C50E9">
        <w:rPr>
          <w:rFonts w:ascii="Garamond" w:eastAsia="Cambria" w:hAnsi="Garamond" w:cs="Cambria"/>
          <w:sz w:val="20"/>
          <w:szCs w:val="20"/>
        </w:rPr>
        <w:t xml:space="preserve">McCartney-Melstad et al. </w:t>
      </w:r>
      <w:r w:rsidR="00BA340D" w:rsidRPr="007C50E9">
        <w:rPr>
          <w:rFonts w:ascii="Garamond" w:eastAsia="Cambria" w:hAnsi="Garamond" w:cs="Cambria"/>
          <w:sz w:val="20"/>
          <w:szCs w:val="20"/>
        </w:rPr>
        <w:fldChar w:fldCharType="begin"/>
      </w:r>
      <w:r w:rsidR="00B81254" w:rsidRPr="007C50E9">
        <w:rPr>
          <w:rFonts w:ascii="Garamond" w:eastAsia="Cambria" w:hAnsi="Garamond" w:cs="Cambria"/>
          <w:sz w:val="20"/>
          <w:szCs w:val="20"/>
        </w:rPr>
        <w:instrText xml:space="preserve"> ADDIN ZOTERO_ITEM CSL_CITATION {"citationID":"OcH5WfNb","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BA340D" w:rsidRPr="007C50E9">
        <w:rPr>
          <w:rFonts w:ascii="Garamond" w:eastAsia="Cambria" w:hAnsi="Garamond" w:cs="Cambria"/>
          <w:sz w:val="20"/>
          <w:szCs w:val="20"/>
        </w:rPr>
        <w:fldChar w:fldCharType="separate"/>
      </w:r>
      <w:r w:rsidR="00BA340D" w:rsidRPr="007C50E9">
        <w:rPr>
          <w:rFonts w:ascii="Garamond" w:eastAsia="Cambria" w:hAnsi="Garamond" w:cs="Cambria"/>
          <w:noProof/>
          <w:sz w:val="20"/>
          <w:szCs w:val="20"/>
        </w:rPr>
        <w:t>(2018)</w:t>
      </w:r>
      <w:r w:rsidR="00BA340D" w:rsidRPr="007C50E9">
        <w:rPr>
          <w:rFonts w:ascii="Garamond" w:eastAsia="Cambria" w:hAnsi="Garamond" w:cs="Cambria"/>
          <w:sz w:val="20"/>
          <w:szCs w:val="20"/>
        </w:rPr>
        <w:fldChar w:fldCharType="end"/>
      </w:r>
      <w:r w:rsidRPr="007C50E9">
        <w:rPr>
          <w:rFonts w:ascii="Garamond" w:eastAsia="Cambria" w:hAnsi="Garamond" w:cs="Cambria"/>
          <w:sz w:val="20"/>
          <w:szCs w:val="20"/>
        </w:rPr>
        <w:t xml:space="preserve">. </w:t>
      </w:r>
      <w:r w:rsidRPr="007C50E9">
        <w:rPr>
          <w:rFonts w:ascii="Garamond" w:hAnsi="Garamond"/>
        </w:rPr>
        <w:br w:type="page"/>
      </w:r>
    </w:p>
    <w:p w14:paraId="2F288DFF" w14:textId="77777777" w:rsidR="002846C3" w:rsidRPr="007C50E9" w:rsidRDefault="002846C3">
      <w:pPr>
        <w:spacing w:line="480" w:lineRule="auto"/>
        <w:ind w:firstLine="720"/>
        <w:rPr>
          <w:rFonts w:ascii="Garamond" w:eastAsia="Cambria" w:hAnsi="Garamond" w:cs="Cambria"/>
          <w:sz w:val="24"/>
          <w:szCs w:val="24"/>
        </w:rPr>
      </w:pPr>
    </w:p>
    <w:p w14:paraId="41DC4342" w14:textId="77777777" w:rsidR="002846C3" w:rsidRPr="007C50E9" w:rsidRDefault="00005FFB">
      <w:pPr>
        <w:spacing w:line="480" w:lineRule="auto"/>
        <w:ind w:firstLine="720"/>
        <w:rPr>
          <w:rFonts w:ascii="Garamond" w:eastAsia="Cambria" w:hAnsi="Garamond" w:cs="Cambria"/>
          <w:sz w:val="20"/>
          <w:szCs w:val="20"/>
        </w:rPr>
      </w:pPr>
      <w:r w:rsidRPr="007C50E9">
        <w:rPr>
          <w:rFonts w:ascii="Garamond" w:eastAsia="Cambria" w:hAnsi="Garamond" w:cs="Cambria"/>
          <w:sz w:val="24"/>
          <w:szCs w:val="24"/>
        </w:rPr>
        <w:t xml:space="preserve">To further evaluate population structure across the range of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we used NGSAdmix estimate the proportion of coancestry among individuals (admixture) from genome-wide SNPs. We used a range of k-values to evaluate the number of potential groups based on genetic ancestry and found strong patterns of divergence which largely matched the patterns observed in the PCA. While the northern and central coastal (SW and W) groups showed strong divergence from all other groups, they did not separate into distinct groups until k=9 (Figure 3). At k=3 through k=8, the N. Sierra and N. Coast groups continued to show patterns of subdivision, while other groups like the N. Sierra-Feather remained strongly distinct with little or no admixture observed.  At k=9, the Central Coast and South Coast split into distinct groups, with additional patterns of substructure and admixture observed in the N. Sierrae (NE) and the N. Coast (NW) groups (Figure 3). While the Central/Southern Coastal populations are clearly distinct from all other clades, our NGSadmix analysis of our data shows weaker support for delineating Central (SW) and Southern (W) groups as distinct. </w:t>
      </w:r>
      <w:r w:rsidRPr="007C50E9">
        <w:rPr>
          <w:rFonts w:ascii="Garamond" w:eastAsia="Cambria" w:hAnsi="Garamond" w:cs="Cambria"/>
          <w:noProof/>
          <w:lang w:val="en-US"/>
        </w:rPr>
        <w:drawing>
          <wp:inline distT="114300" distB="114300" distL="114300" distR="114300" wp14:anchorId="544BB796" wp14:editId="77CEC86F">
            <wp:extent cx="5943600" cy="29972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2997200"/>
                    </a:xfrm>
                    <a:prstGeom prst="rect">
                      <a:avLst/>
                    </a:prstGeom>
                    <a:ln/>
                  </pic:spPr>
                </pic:pic>
              </a:graphicData>
            </a:graphic>
          </wp:inline>
        </w:drawing>
      </w:r>
      <w:r w:rsidRPr="007C50E9">
        <w:rPr>
          <w:rFonts w:ascii="Garamond" w:eastAsia="Cambria" w:hAnsi="Garamond" w:cs="Cambria"/>
          <w:sz w:val="20"/>
          <w:szCs w:val="20"/>
        </w:rPr>
        <w:t xml:space="preserve">Figure 3. NGSAdmixture for k=3 through k=9 for </w:t>
      </w:r>
      <w:r w:rsidRPr="007C50E9">
        <w:rPr>
          <w:rFonts w:ascii="Garamond" w:eastAsia="Cambria" w:hAnsi="Garamond" w:cs="Cambria"/>
          <w:i/>
          <w:sz w:val="20"/>
          <w:szCs w:val="20"/>
        </w:rPr>
        <w:t xml:space="preserve">R. boylii </w:t>
      </w:r>
      <w:r w:rsidRPr="007C50E9">
        <w:rPr>
          <w:rFonts w:ascii="Garamond" w:eastAsia="Cambria" w:hAnsi="Garamond" w:cs="Cambria"/>
          <w:sz w:val="20"/>
          <w:szCs w:val="20"/>
        </w:rPr>
        <w:t xml:space="preserve">across major geographic groupings (adapted from </w:t>
      </w:r>
      <w:r w:rsidR="0035525C" w:rsidRPr="007C50E9">
        <w:rPr>
          <w:rFonts w:ascii="Garamond" w:eastAsia="Cambria" w:hAnsi="Garamond" w:cs="Cambria"/>
          <w:sz w:val="20"/>
          <w:szCs w:val="20"/>
        </w:rPr>
        <w:t xml:space="preserve">McCartney-Melstad et al. </w:t>
      </w:r>
      <w:r w:rsidR="0035525C" w:rsidRPr="007C50E9">
        <w:rPr>
          <w:rFonts w:ascii="Garamond" w:eastAsia="Cambria" w:hAnsi="Garamond" w:cs="Cambria"/>
          <w:sz w:val="20"/>
          <w:szCs w:val="20"/>
        </w:rPr>
        <w:fldChar w:fldCharType="begin"/>
      </w:r>
      <w:r w:rsidR="00B81254" w:rsidRPr="007C50E9">
        <w:rPr>
          <w:rFonts w:ascii="Garamond" w:eastAsia="Cambria" w:hAnsi="Garamond" w:cs="Cambria"/>
          <w:sz w:val="20"/>
          <w:szCs w:val="20"/>
        </w:rPr>
        <w:instrText xml:space="preserve"> ADDIN ZOTERO_ITEM CSL_CITATION {"citationID":"2OvoYBoW","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35525C" w:rsidRPr="007C50E9">
        <w:rPr>
          <w:rFonts w:ascii="Garamond" w:eastAsia="Cambria" w:hAnsi="Garamond" w:cs="Cambria"/>
          <w:sz w:val="20"/>
          <w:szCs w:val="20"/>
        </w:rPr>
        <w:fldChar w:fldCharType="separate"/>
      </w:r>
      <w:r w:rsidR="0035525C" w:rsidRPr="007C50E9">
        <w:rPr>
          <w:rFonts w:ascii="Garamond" w:eastAsia="Cambria" w:hAnsi="Garamond" w:cs="Cambria"/>
          <w:noProof/>
          <w:sz w:val="20"/>
          <w:szCs w:val="20"/>
        </w:rPr>
        <w:t>(2018)</w:t>
      </w:r>
      <w:r w:rsidR="0035525C" w:rsidRPr="007C50E9">
        <w:rPr>
          <w:rFonts w:ascii="Garamond" w:eastAsia="Cambria" w:hAnsi="Garamond" w:cs="Cambria"/>
          <w:sz w:val="20"/>
          <w:szCs w:val="20"/>
        </w:rPr>
        <w:fldChar w:fldCharType="end"/>
      </w:r>
      <w:r w:rsidRPr="007C50E9">
        <w:rPr>
          <w:rFonts w:ascii="Garamond" w:eastAsia="Cambria" w:hAnsi="Garamond" w:cs="Cambria"/>
          <w:sz w:val="20"/>
          <w:szCs w:val="20"/>
        </w:rPr>
        <w:t>). The two Central/Southern Coastal groups did not differentiate until a k=9.</w:t>
      </w:r>
    </w:p>
    <w:p w14:paraId="3A0D09BA" w14:textId="77777777" w:rsidR="002846C3" w:rsidRPr="007C50E9" w:rsidRDefault="002846C3">
      <w:pPr>
        <w:spacing w:line="480" w:lineRule="auto"/>
        <w:rPr>
          <w:rFonts w:ascii="Garamond" w:eastAsia="Cambria" w:hAnsi="Garamond" w:cs="Cambria"/>
          <w:sz w:val="24"/>
          <w:szCs w:val="24"/>
        </w:rPr>
      </w:pPr>
    </w:p>
    <w:p w14:paraId="213AFABD" w14:textId="462CC32A" w:rsidR="002846C3" w:rsidRPr="007C50E9" w:rsidRDefault="00005FFB">
      <w:pPr>
        <w:spacing w:line="480" w:lineRule="auto"/>
        <w:rPr>
          <w:rFonts w:ascii="Garamond" w:eastAsia="Cambria" w:hAnsi="Garamond" w:cs="Cambria"/>
          <w:sz w:val="20"/>
          <w:szCs w:val="20"/>
        </w:rPr>
      </w:pPr>
      <w:r w:rsidRPr="007C50E9">
        <w:rPr>
          <w:rFonts w:ascii="Garamond" w:eastAsia="Cambria" w:hAnsi="Garamond" w:cs="Cambria"/>
          <w:sz w:val="24"/>
          <w:szCs w:val="24"/>
        </w:rPr>
        <w:t xml:space="preserve">Sampling localities were then updated with genetic groups identified from admixture and PCA analyses to delineate geographic boundaries for these clades, building on </w:t>
      </w:r>
      <w:r w:rsidR="002C4010" w:rsidRPr="007C50E9">
        <w:rPr>
          <w:rFonts w:ascii="Garamond" w:eastAsia="Cambria" w:hAnsi="Garamond" w:cs="Cambria"/>
          <w:sz w:val="24"/>
          <w:szCs w:val="24"/>
        </w:rPr>
        <w:t xml:space="preserve">McCartney-Melstad et al. </w:t>
      </w:r>
      <w:r w:rsidR="002C4010"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k1dRpkuQ","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2C4010" w:rsidRPr="007C50E9">
        <w:rPr>
          <w:rFonts w:ascii="Garamond" w:eastAsia="Cambria" w:hAnsi="Garamond" w:cs="Cambria"/>
          <w:sz w:val="24"/>
          <w:szCs w:val="24"/>
        </w:rPr>
        <w:fldChar w:fldCharType="separate"/>
      </w:r>
      <w:r w:rsidR="002C4010" w:rsidRPr="007C50E9">
        <w:rPr>
          <w:rFonts w:ascii="Garamond" w:eastAsia="Cambria" w:hAnsi="Garamond" w:cs="Cambria"/>
          <w:noProof/>
          <w:sz w:val="24"/>
          <w:szCs w:val="24"/>
        </w:rPr>
        <w:t>(2018)</w:t>
      </w:r>
      <w:r w:rsidR="002C4010"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(Figure 4). In summary, we identified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from the Feather Basin as a unique genetic group</w:t>
      </w:r>
      <w:ins w:id="54" w:author="Peter Moyle" w:date="2018-09-15T16:49:00Z">
        <w:r w:rsidR="002A65C0">
          <w:rPr>
            <w:rFonts w:ascii="Garamond" w:eastAsia="Cambria" w:hAnsi="Garamond" w:cs="Cambria"/>
            <w:sz w:val="24"/>
            <w:szCs w:val="24"/>
          </w:rPr>
          <w:t>;</w:t>
        </w:r>
      </w:ins>
      <w:del w:id="55" w:author="Peter Moyle" w:date="2018-09-15T16:49:00Z">
        <w:r w:rsidRPr="007C50E9" w:rsidDel="002A65C0">
          <w:rPr>
            <w:rFonts w:ascii="Garamond" w:eastAsia="Cambria" w:hAnsi="Garamond" w:cs="Cambria"/>
            <w:sz w:val="24"/>
            <w:szCs w:val="24"/>
          </w:rPr>
          <w:delText>,</w:delText>
        </w:r>
      </w:del>
      <w:r w:rsidRPr="007C50E9">
        <w:rPr>
          <w:rFonts w:ascii="Garamond" w:eastAsia="Cambria" w:hAnsi="Garamond" w:cs="Cambria"/>
          <w:sz w:val="24"/>
          <w:szCs w:val="24"/>
        </w:rPr>
        <w:t xml:space="preserve"> the Southern Sierra (East) clade should </w:t>
      </w:r>
      <w:ins w:id="56" w:author="Peter Moyle" w:date="2018-09-15T16:49:00Z">
        <w:r w:rsidR="002A65C0">
          <w:rPr>
            <w:rFonts w:ascii="Garamond" w:eastAsia="Cambria" w:hAnsi="Garamond" w:cs="Cambria"/>
            <w:sz w:val="24"/>
            <w:szCs w:val="24"/>
          </w:rPr>
          <w:t xml:space="preserve">therefore </w:t>
        </w:r>
      </w:ins>
      <w:r w:rsidRPr="007C50E9">
        <w:rPr>
          <w:rFonts w:ascii="Garamond" w:eastAsia="Cambria" w:hAnsi="Garamond" w:cs="Cambria"/>
          <w:sz w:val="24"/>
          <w:szCs w:val="24"/>
        </w:rPr>
        <w:t>extend to include the South Fork American basin in El Dorado County (Locality 1), and the Northern Sierra (North-East) clade should be expanded to include Honey-Eagle Lakes basin in Lassen County (Locality 4, see Figure 1 and Figure 4).</w:t>
      </w:r>
    </w:p>
    <w:p w14:paraId="6EB1FA27"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noProof/>
          <w:sz w:val="24"/>
          <w:szCs w:val="24"/>
          <w:lang w:val="en-US"/>
        </w:rPr>
        <w:lastRenderedPageBreak/>
        <w:drawing>
          <wp:inline distT="114300" distB="114300" distL="114300" distR="114300" wp14:anchorId="52EC4D73" wp14:editId="4E6409D2">
            <wp:extent cx="4647574" cy="64150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47574" cy="6415088"/>
                    </a:xfrm>
                    <a:prstGeom prst="rect">
                      <a:avLst/>
                    </a:prstGeom>
                    <a:ln/>
                  </pic:spPr>
                </pic:pic>
              </a:graphicData>
            </a:graphic>
          </wp:inline>
        </w:drawing>
      </w:r>
    </w:p>
    <w:p w14:paraId="3CD68DAC" w14:textId="77777777" w:rsidR="002846C3" w:rsidRPr="007C50E9" w:rsidRDefault="00005FFB">
      <w:pPr>
        <w:spacing w:line="480" w:lineRule="auto"/>
        <w:rPr>
          <w:rFonts w:ascii="Garamond" w:eastAsia="Cambria" w:hAnsi="Garamond" w:cs="Cambria"/>
          <w:sz w:val="20"/>
          <w:szCs w:val="20"/>
        </w:rPr>
      </w:pPr>
      <w:r w:rsidRPr="007C50E9">
        <w:rPr>
          <w:rFonts w:ascii="Garamond" w:eastAsia="Cambria" w:hAnsi="Garamond" w:cs="Cambria"/>
          <w:sz w:val="20"/>
          <w:szCs w:val="20"/>
        </w:rPr>
        <w:t>Figure 4. Map of localities colored by genetic groupings. The N</w:t>
      </w:r>
      <w:r w:rsidR="00B81254" w:rsidRPr="007C50E9">
        <w:rPr>
          <w:rFonts w:ascii="Garamond" w:eastAsia="Cambria" w:hAnsi="Garamond" w:cs="Cambria"/>
          <w:sz w:val="20"/>
          <w:szCs w:val="20"/>
        </w:rPr>
        <w:t xml:space="preserve">orthern Sierra-Feather group </w:t>
      </w:r>
      <w:r w:rsidRPr="007C50E9">
        <w:rPr>
          <w:rFonts w:ascii="Garamond" w:eastAsia="Cambria" w:hAnsi="Garamond" w:cs="Cambria"/>
          <w:sz w:val="20"/>
          <w:szCs w:val="20"/>
        </w:rPr>
        <w:t>adds an additional genetically distinct group, the Feather Basin to previous clades; Locality 1 extends the boundary for the Southern Sierra (E) genetic clade up to the SF American basin in El Dorado County, and Locality 4 extends the Northern Sierra (NE) clade into Lassen County.</w:t>
      </w:r>
    </w:p>
    <w:p w14:paraId="0E05E1B8" w14:textId="77777777" w:rsidR="002846C3" w:rsidRPr="007C50E9" w:rsidRDefault="00005FFB">
      <w:pPr>
        <w:pStyle w:val="Heading2"/>
        <w:spacing w:line="480" w:lineRule="auto"/>
        <w:rPr>
          <w:rFonts w:ascii="Garamond" w:eastAsia="Cambria" w:hAnsi="Garamond" w:cs="Cambria"/>
        </w:rPr>
      </w:pPr>
      <w:bookmarkStart w:id="57" w:name="_ha9x64x63kgq" w:colFirst="0" w:colLast="0"/>
      <w:bookmarkEnd w:id="57"/>
      <w:r w:rsidRPr="007C50E9">
        <w:rPr>
          <w:rFonts w:ascii="Garamond" w:eastAsia="Cambria" w:hAnsi="Garamond" w:cs="Cambria"/>
        </w:rPr>
        <w:lastRenderedPageBreak/>
        <w:t>F</w:t>
      </w:r>
      <w:r w:rsidRPr="007C50E9">
        <w:rPr>
          <w:rFonts w:ascii="Garamond" w:eastAsia="Cambria" w:hAnsi="Garamond" w:cs="Cambria"/>
          <w:vertAlign w:val="subscript"/>
        </w:rPr>
        <w:t>ST</w:t>
      </w:r>
      <w:r w:rsidRPr="007C50E9">
        <w:rPr>
          <w:rFonts w:ascii="Garamond" w:eastAsia="Cambria" w:hAnsi="Garamond" w:cs="Cambria"/>
        </w:rPr>
        <w:t xml:space="preserve"> shows strong divergence across regions</w:t>
      </w:r>
    </w:p>
    <w:p w14:paraId="12B10858" w14:textId="63080412" w:rsidR="002846C3" w:rsidRPr="007C50E9" w:rsidRDefault="00005FFB">
      <w:pPr>
        <w:spacing w:line="480" w:lineRule="auto"/>
        <w:rPr>
          <w:rFonts w:ascii="Garamond" w:eastAsia="Cambria" w:hAnsi="Garamond" w:cs="Cambria"/>
        </w:rPr>
      </w:pPr>
      <w:r w:rsidRPr="007C50E9">
        <w:rPr>
          <w:rFonts w:ascii="Garamond" w:eastAsia="Cambria" w:hAnsi="Garamond" w:cs="Cambria"/>
          <w:sz w:val="24"/>
          <w:szCs w:val="24"/>
        </w:rPr>
        <w:t xml:space="preserve">To assess how distinct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populations were across the range of the species, we selected localities with at least three individuals, and randomly selected no more than ten individuals from localities with greater than ten samples. A total of 630 individuals from 63 localities were selected for analysis (Table 2). Pairwise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was calculated between each population pair (total combinations = 1,953), values ranged from 0 to 0.646. Extremely high F</w:t>
      </w:r>
      <w:r w:rsidRPr="007C50E9">
        <w:rPr>
          <w:rFonts w:ascii="Garamond" w:eastAsia="Cambria" w:hAnsi="Garamond" w:cs="Cambria"/>
          <w:sz w:val="24"/>
          <w:szCs w:val="24"/>
          <w:vertAlign w:val="subscript"/>
        </w:rPr>
        <w:t xml:space="preserve">ST </w:t>
      </w:r>
      <w:r w:rsidRPr="007C50E9">
        <w:rPr>
          <w:rFonts w:ascii="Garamond" w:eastAsia="Cambria" w:hAnsi="Garamond" w:cs="Cambria"/>
          <w:sz w:val="24"/>
          <w:szCs w:val="24"/>
        </w:rPr>
        <w:t xml:space="preserve">values were observed between Central/South Coastal (SW/W) localities and all </w:t>
      </w:r>
      <w:r w:rsidR="00B81254" w:rsidRPr="007C50E9">
        <w:rPr>
          <w:rFonts w:ascii="Garamond" w:eastAsia="Cambria" w:hAnsi="Garamond" w:cs="Cambria"/>
          <w:sz w:val="24"/>
          <w:szCs w:val="24"/>
        </w:rPr>
        <w:t xml:space="preserve">other </w:t>
      </w:r>
      <w:r w:rsidRPr="007C50E9">
        <w:rPr>
          <w:rFonts w:ascii="Garamond" w:eastAsia="Cambria" w:hAnsi="Garamond" w:cs="Cambria"/>
          <w:sz w:val="24"/>
          <w:szCs w:val="24"/>
        </w:rPr>
        <w:t xml:space="preserve">localities from other regions, indicating </w:t>
      </w:r>
      <w:r w:rsidR="00B81254" w:rsidRPr="007C50E9">
        <w:rPr>
          <w:rFonts w:ascii="Garamond" w:eastAsia="Cambria" w:hAnsi="Garamond" w:cs="Cambria"/>
          <w:sz w:val="24"/>
          <w:szCs w:val="24"/>
        </w:rPr>
        <w:t>the coastal regions</w:t>
      </w:r>
      <w:r w:rsidRPr="007C50E9">
        <w:rPr>
          <w:rFonts w:ascii="Garamond" w:eastAsia="Cambria" w:hAnsi="Garamond" w:cs="Cambria"/>
          <w:sz w:val="24"/>
          <w:szCs w:val="24"/>
        </w:rPr>
        <w:t xml:space="preserve"> are strongly divergent </w:t>
      </w:r>
      <w:del w:id="58" w:author="Peter Moyle" w:date="2018-09-15T16:51:00Z">
        <w:r w:rsidRPr="007C50E9" w:rsidDel="00476CD1">
          <w:rPr>
            <w:rFonts w:ascii="Garamond" w:eastAsia="Cambria" w:hAnsi="Garamond" w:cs="Cambria"/>
            <w:sz w:val="24"/>
            <w:szCs w:val="24"/>
          </w:rPr>
          <w:delText xml:space="preserve">and unique </w:delText>
        </w:r>
      </w:del>
      <w:r w:rsidRPr="007C50E9">
        <w:rPr>
          <w:rFonts w:ascii="Garamond" w:eastAsia="Cambria" w:hAnsi="Garamond" w:cs="Cambria"/>
          <w:sz w:val="24"/>
          <w:szCs w:val="24"/>
        </w:rPr>
        <w:t xml:space="preserve">from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in other parts of the species’ range (Figure 5A). Comparison of pairwise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values against geographic distance showed higher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values between clades than within, and largest geographic distances between locality pairs (i.e., between Southern Coastal localities and Northern Coastal localities in Oregon) correlated with higher F</w:t>
      </w:r>
      <w:r w:rsidRPr="007C50E9">
        <w:rPr>
          <w:rFonts w:ascii="Garamond" w:eastAsia="Cambria" w:hAnsi="Garamond" w:cs="Cambria"/>
          <w:sz w:val="24"/>
          <w:szCs w:val="24"/>
          <w:vertAlign w:val="subscript"/>
        </w:rPr>
        <w:t xml:space="preserve">ST </w:t>
      </w:r>
      <w:r w:rsidRPr="007C50E9">
        <w:rPr>
          <w:rFonts w:ascii="Garamond" w:eastAsia="Cambria" w:hAnsi="Garamond" w:cs="Cambria"/>
          <w:sz w:val="24"/>
          <w:szCs w:val="24"/>
        </w:rPr>
        <w:t>values. However, the highest F</w:t>
      </w:r>
      <w:r w:rsidRPr="007C50E9">
        <w:rPr>
          <w:rFonts w:ascii="Garamond" w:eastAsia="Cambria" w:hAnsi="Garamond" w:cs="Cambria"/>
          <w:sz w:val="24"/>
          <w:szCs w:val="24"/>
          <w:vertAlign w:val="subscript"/>
        </w:rPr>
        <w:t xml:space="preserve">ST </w:t>
      </w:r>
      <w:r w:rsidRPr="007C50E9">
        <w:rPr>
          <w:rFonts w:ascii="Garamond" w:eastAsia="Cambria" w:hAnsi="Garamond" w:cs="Cambria"/>
          <w:sz w:val="24"/>
          <w:szCs w:val="24"/>
        </w:rPr>
        <w:t>values were not associated with the greatest geographic distances, as the Sierra (NE/E) and Southern Coast (SW/W) comparisons had the greatest pairwise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values (&gt; 0.6) of any pairwise comparison (Figure 5B).</w:t>
      </w:r>
    </w:p>
    <w:p w14:paraId="2C99C9CC" w14:textId="77777777" w:rsidR="002846C3" w:rsidRPr="007C50E9" w:rsidRDefault="00005FFB">
      <w:pPr>
        <w:rPr>
          <w:rFonts w:ascii="Garamond" w:eastAsia="Cambria" w:hAnsi="Garamond" w:cs="Cambria"/>
        </w:rPr>
      </w:pPr>
      <w:r w:rsidRPr="007C50E9">
        <w:rPr>
          <w:rFonts w:ascii="Garamond" w:eastAsia="Cambria" w:hAnsi="Garamond" w:cs="Cambria"/>
          <w:noProof/>
          <w:lang w:val="en-US"/>
        </w:rPr>
        <w:lastRenderedPageBreak/>
        <w:drawing>
          <wp:inline distT="114300" distB="114300" distL="114300" distR="114300" wp14:anchorId="6ED99D58" wp14:editId="2D7633ED">
            <wp:extent cx="5943600" cy="5207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5207000"/>
                    </a:xfrm>
                    <a:prstGeom prst="rect">
                      <a:avLst/>
                    </a:prstGeom>
                    <a:ln/>
                  </pic:spPr>
                </pic:pic>
              </a:graphicData>
            </a:graphic>
          </wp:inline>
        </w:drawing>
      </w:r>
    </w:p>
    <w:p w14:paraId="22DF68EF" w14:textId="77777777" w:rsidR="002846C3" w:rsidRPr="007C50E9" w:rsidRDefault="00005FFB">
      <w:pPr>
        <w:spacing w:line="480" w:lineRule="auto"/>
        <w:rPr>
          <w:rFonts w:ascii="Garamond" w:eastAsia="Cambria" w:hAnsi="Garamond" w:cs="Cambria"/>
        </w:rPr>
      </w:pPr>
      <w:r w:rsidRPr="007C50E9">
        <w:rPr>
          <w:rFonts w:ascii="Garamond" w:eastAsia="Cambria" w:hAnsi="Garamond" w:cs="Cambria"/>
          <w:sz w:val="20"/>
          <w:szCs w:val="20"/>
        </w:rPr>
        <w:t>Figure 5. Plots of F</w:t>
      </w:r>
      <w:r w:rsidRPr="007C50E9">
        <w:rPr>
          <w:rFonts w:ascii="Garamond" w:eastAsia="Cambria" w:hAnsi="Garamond" w:cs="Cambria"/>
          <w:sz w:val="20"/>
          <w:szCs w:val="20"/>
          <w:vertAlign w:val="subscript"/>
        </w:rPr>
        <w:t>ST</w:t>
      </w:r>
      <w:r w:rsidRPr="007C50E9">
        <w:rPr>
          <w:rFonts w:ascii="Garamond" w:eastAsia="Cambria" w:hAnsi="Garamond" w:cs="Cambria"/>
          <w:sz w:val="20"/>
          <w:szCs w:val="20"/>
        </w:rPr>
        <w:t xml:space="preserve"> for all localities sampled, A) comparison of pairwise F</w:t>
      </w:r>
      <w:r w:rsidRPr="007C50E9">
        <w:rPr>
          <w:rFonts w:ascii="Garamond" w:eastAsia="Cambria" w:hAnsi="Garamond" w:cs="Cambria"/>
          <w:sz w:val="20"/>
          <w:szCs w:val="20"/>
          <w:vertAlign w:val="subscript"/>
        </w:rPr>
        <w:t>ST</w:t>
      </w:r>
      <w:r w:rsidRPr="007C50E9">
        <w:rPr>
          <w:rFonts w:ascii="Garamond" w:eastAsia="Cambria" w:hAnsi="Garamond" w:cs="Cambria"/>
          <w:sz w:val="20"/>
          <w:szCs w:val="20"/>
        </w:rPr>
        <w:t xml:space="preserve"> for all localities grouped by </w:t>
      </w:r>
      <w:r w:rsidRPr="007C50E9">
        <w:rPr>
          <w:rFonts w:ascii="Garamond" w:eastAsia="Cambria" w:hAnsi="Garamond" w:cs="Cambria"/>
          <w:i/>
          <w:sz w:val="20"/>
          <w:szCs w:val="20"/>
        </w:rPr>
        <w:t>R. boylii</w:t>
      </w:r>
      <w:r w:rsidRPr="007C50E9">
        <w:rPr>
          <w:rFonts w:ascii="Garamond" w:eastAsia="Cambria" w:hAnsi="Garamond" w:cs="Cambria"/>
          <w:sz w:val="20"/>
          <w:szCs w:val="20"/>
        </w:rPr>
        <w:t xml:space="preserve"> clades;  and B) pairwise F</w:t>
      </w:r>
      <w:r w:rsidRPr="007C50E9">
        <w:rPr>
          <w:rFonts w:ascii="Garamond" w:eastAsia="Cambria" w:hAnsi="Garamond" w:cs="Cambria"/>
          <w:sz w:val="20"/>
          <w:szCs w:val="20"/>
          <w:vertAlign w:val="subscript"/>
        </w:rPr>
        <w:t xml:space="preserve">ST </w:t>
      </w:r>
      <w:r w:rsidRPr="007C50E9">
        <w:rPr>
          <w:rFonts w:ascii="Garamond" w:eastAsia="Cambria" w:hAnsi="Garamond" w:cs="Cambria"/>
          <w:sz w:val="20"/>
          <w:szCs w:val="20"/>
        </w:rPr>
        <w:t>comparisons between and within clades vs. geographic distance between localities.</w:t>
      </w:r>
    </w:p>
    <w:p w14:paraId="6FC959C9" w14:textId="77777777" w:rsidR="002846C3" w:rsidRPr="007C50E9" w:rsidRDefault="00005FFB">
      <w:pPr>
        <w:pStyle w:val="Heading2"/>
        <w:spacing w:line="480" w:lineRule="auto"/>
        <w:rPr>
          <w:rFonts w:ascii="Garamond" w:eastAsia="Cambria" w:hAnsi="Garamond" w:cs="Cambria"/>
        </w:rPr>
      </w:pPr>
      <w:bookmarkStart w:id="59" w:name="_8uj9usbvqstj" w:colFirst="0" w:colLast="0"/>
      <w:bookmarkEnd w:id="59"/>
      <w:r w:rsidRPr="007C50E9">
        <w:rPr>
          <w:rFonts w:ascii="Garamond" w:eastAsia="Cambria" w:hAnsi="Garamond" w:cs="Cambria"/>
        </w:rPr>
        <w:t>Genetic variation is highest in the North-West and lowest in the East/ South-West clades</w:t>
      </w:r>
    </w:p>
    <w:p w14:paraId="1A86605E"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Genetic diversity estimates for each region showed </w:t>
      </w:r>
      <w:r w:rsidRPr="007C50E9">
        <w:rPr>
          <w:rFonts w:ascii="Garamond" w:eastAsia="Cambria" w:hAnsi="Garamond" w:cs="Cambria"/>
          <w:i/>
          <w:sz w:val="24"/>
          <w:szCs w:val="24"/>
        </w:rPr>
        <w:t xml:space="preserve">R. boylii </w:t>
      </w:r>
      <w:r w:rsidRPr="007C50E9">
        <w:rPr>
          <w:rFonts w:ascii="Garamond" w:eastAsia="Cambria" w:hAnsi="Garamond" w:cs="Cambria"/>
          <w:sz w:val="24"/>
          <w:szCs w:val="24"/>
        </w:rPr>
        <w:t xml:space="preserve">from the North Coast </w:t>
      </w:r>
      <w:r w:rsidR="00B81254" w:rsidRPr="007C50E9">
        <w:rPr>
          <w:rFonts w:ascii="Garamond" w:eastAsia="Cambria" w:hAnsi="Garamond" w:cs="Cambria"/>
          <w:sz w:val="24"/>
          <w:szCs w:val="24"/>
        </w:rPr>
        <w:t xml:space="preserve">(NW) </w:t>
      </w:r>
      <w:r w:rsidRPr="007C50E9">
        <w:rPr>
          <w:rFonts w:ascii="Garamond" w:eastAsia="Cambria" w:hAnsi="Garamond" w:cs="Cambria"/>
          <w:sz w:val="24"/>
          <w:szCs w:val="24"/>
        </w:rPr>
        <w:t xml:space="preserve">group had the greatest range in genetic variation, with both the most diverse and least diverse </w:t>
      </w:r>
      <w:commentRangeStart w:id="60"/>
      <w:r w:rsidRPr="007C50E9">
        <w:rPr>
          <w:rFonts w:ascii="Garamond" w:eastAsia="Cambria" w:hAnsi="Garamond" w:cs="Cambria"/>
          <w:sz w:val="24"/>
          <w:szCs w:val="24"/>
        </w:rPr>
        <w:t>θ</w:t>
      </w:r>
      <w:commentRangeEnd w:id="60"/>
      <w:r w:rsidR="00476CD1">
        <w:rPr>
          <w:rStyle w:val="CommentReference"/>
        </w:rPr>
        <w:commentReference w:id="60"/>
      </w:r>
      <w:r w:rsidRPr="007C50E9">
        <w:rPr>
          <w:rFonts w:ascii="Garamond" w:eastAsia="Cambria" w:hAnsi="Garamond" w:cs="Cambria"/>
          <w:sz w:val="24"/>
          <w:szCs w:val="24"/>
        </w:rPr>
        <w:t xml:space="preserve"> estimates (Figure 6). Populations from the Southern Sierra (E) and Central Coast (SW) had the lowest mean Tajima’s θ</w:t>
      </w:r>
      <w:r w:rsidRPr="007C50E9">
        <w:rPr>
          <w:rFonts w:ascii="Cambria Math" w:eastAsia="Cambria" w:hAnsi="Cambria Math" w:cs="Cambria Math"/>
          <w:sz w:val="24"/>
          <w:szCs w:val="24"/>
          <w:vertAlign w:val="subscript"/>
        </w:rPr>
        <w:t>𝜋</w:t>
      </w:r>
      <w:r w:rsidRPr="007C50E9">
        <w:rPr>
          <w:rFonts w:ascii="Garamond" w:eastAsia="Cambria" w:hAnsi="Garamond" w:cs="Cambria"/>
          <w:sz w:val="24"/>
          <w:szCs w:val="24"/>
          <w:vertAlign w:val="subscript"/>
        </w:rPr>
        <w:t xml:space="preserve"> </w:t>
      </w:r>
      <w:r w:rsidRPr="007C50E9">
        <w:rPr>
          <w:rFonts w:ascii="Garamond" w:eastAsia="Cambria" w:hAnsi="Garamond" w:cs="Cambria"/>
          <w:sz w:val="24"/>
          <w:szCs w:val="24"/>
        </w:rPr>
        <w:t>(0.0064) and Watterson’s θ</w:t>
      </w:r>
      <w:r w:rsidRPr="007C50E9">
        <w:rPr>
          <w:rFonts w:ascii="Garamond" w:eastAsia="Cambria" w:hAnsi="Garamond" w:cs="Cambria"/>
          <w:sz w:val="24"/>
          <w:szCs w:val="24"/>
          <w:vertAlign w:val="subscript"/>
        </w:rPr>
        <w:t xml:space="preserve">W </w:t>
      </w:r>
      <w:r w:rsidRPr="007C50E9">
        <w:rPr>
          <w:rFonts w:ascii="Garamond" w:eastAsia="Cambria" w:hAnsi="Garamond" w:cs="Cambria"/>
          <w:sz w:val="24"/>
          <w:szCs w:val="24"/>
        </w:rPr>
        <w:t xml:space="preserve">(0.0059 = E, 0.0060 = SW), but both these groups had the lowest number of sampling localities. Δθ was positive across all groups except the North Coast </w:t>
      </w:r>
      <w:r w:rsidRPr="007C50E9">
        <w:rPr>
          <w:rFonts w:ascii="Garamond" w:eastAsia="Cambria" w:hAnsi="Garamond" w:cs="Cambria"/>
          <w:sz w:val="24"/>
          <w:szCs w:val="24"/>
        </w:rPr>
        <w:lastRenderedPageBreak/>
        <w:t xml:space="preserve">exhibiting the lowest value and the Central Coast (SW) and Southern Sierra (E) estimates being highest. Both coastal groups (SW and W) had wide ranges of Δθ estimates in different locations.  With the exception of the North Coast, which contains the greatest genetic diversity and a trajectory of increasing genetic diversity, overall genetic diversity data for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show a trajectory of genetic diversity loss, with many locations exhibiting positive Δθ (Figure 6D). </w:t>
      </w:r>
    </w:p>
    <w:p w14:paraId="302BC2CD" w14:textId="77777777" w:rsidR="002846C3" w:rsidRPr="007C50E9" w:rsidRDefault="002846C3">
      <w:pPr>
        <w:spacing w:line="480" w:lineRule="auto"/>
        <w:rPr>
          <w:rFonts w:ascii="Garamond" w:eastAsia="Cambria" w:hAnsi="Garamond" w:cs="Cambria"/>
        </w:rPr>
      </w:pPr>
    </w:p>
    <w:p w14:paraId="19DD0559" w14:textId="77777777" w:rsidR="002846C3" w:rsidRPr="007C50E9" w:rsidRDefault="00005FFB">
      <w:pPr>
        <w:spacing w:line="480" w:lineRule="auto"/>
        <w:rPr>
          <w:rFonts w:ascii="Garamond" w:eastAsia="Cambria" w:hAnsi="Garamond" w:cs="Cambria"/>
        </w:rPr>
      </w:pPr>
      <w:r w:rsidRPr="007C50E9">
        <w:rPr>
          <w:rFonts w:ascii="Garamond" w:eastAsia="Cambria" w:hAnsi="Garamond" w:cs="Cambria"/>
          <w:noProof/>
          <w:lang w:val="en-US"/>
        </w:rPr>
        <w:drawing>
          <wp:inline distT="114300" distB="114300" distL="114300" distR="114300" wp14:anchorId="2AB2E7C9" wp14:editId="2C72D7F2">
            <wp:extent cx="5943600" cy="4241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241800"/>
                    </a:xfrm>
                    <a:prstGeom prst="rect">
                      <a:avLst/>
                    </a:prstGeom>
                    <a:ln/>
                  </pic:spPr>
                </pic:pic>
              </a:graphicData>
            </a:graphic>
          </wp:inline>
        </w:drawing>
      </w:r>
    </w:p>
    <w:p w14:paraId="4F22D6C3" w14:textId="77777777" w:rsidR="002846C3" w:rsidRPr="007C50E9" w:rsidRDefault="00005FFB">
      <w:pPr>
        <w:spacing w:line="480" w:lineRule="auto"/>
        <w:rPr>
          <w:rFonts w:ascii="Garamond" w:eastAsia="Cambria" w:hAnsi="Garamond" w:cs="Cambria"/>
        </w:rPr>
      </w:pPr>
      <w:r w:rsidRPr="007C50E9">
        <w:rPr>
          <w:rFonts w:ascii="Garamond" w:eastAsia="Cambria" w:hAnsi="Garamond" w:cs="Cambria"/>
          <w:sz w:val="20"/>
          <w:szCs w:val="20"/>
        </w:rPr>
        <w:t>Figure 6. Tajima’s θ</w:t>
      </w:r>
      <w:r w:rsidRPr="007C50E9">
        <w:rPr>
          <w:rFonts w:ascii="Cambria Math" w:eastAsia="Cambria" w:hAnsi="Cambria Math" w:cs="Cambria Math"/>
          <w:sz w:val="20"/>
          <w:szCs w:val="20"/>
          <w:vertAlign w:val="subscript"/>
        </w:rPr>
        <w:t>𝜋</w:t>
      </w:r>
      <w:r w:rsidRPr="007C50E9">
        <w:rPr>
          <w:rFonts w:ascii="Garamond" w:eastAsia="Cambria" w:hAnsi="Garamond" w:cs="Cambria"/>
          <w:sz w:val="20"/>
          <w:szCs w:val="20"/>
        </w:rPr>
        <w:t xml:space="preserve"> and Watterson’ θ</w:t>
      </w:r>
      <w:r w:rsidRPr="007C50E9">
        <w:rPr>
          <w:rFonts w:ascii="Garamond" w:eastAsia="Cambria" w:hAnsi="Garamond" w:cs="Cambria"/>
          <w:sz w:val="20"/>
          <w:szCs w:val="20"/>
          <w:vertAlign w:val="subscript"/>
        </w:rPr>
        <w:t xml:space="preserve">S </w:t>
      </w:r>
      <w:r w:rsidRPr="007C50E9">
        <w:rPr>
          <w:rFonts w:ascii="Garamond" w:eastAsia="Cambria" w:hAnsi="Garamond" w:cs="Cambria"/>
          <w:i/>
          <w:sz w:val="20"/>
          <w:szCs w:val="20"/>
        </w:rPr>
        <w:t xml:space="preserve"> </w:t>
      </w:r>
      <w:r w:rsidRPr="007C50E9">
        <w:rPr>
          <w:rFonts w:ascii="Garamond" w:eastAsia="Cambria" w:hAnsi="Garamond" w:cs="Cambria"/>
          <w:sz w:val="20"/>
          <w:szCs w:val="20"/>
        </w:rPr>
        <w:t xml:space="preserve">diversity estimates for </w:t>
      </w:r>
      <w:r w:rsidRPr="007C50E9">
        <w:rPr>
          <w:rFonts w:ascii="Garamond" w:eastAsia="Cambria" w:hAnsi="Garamond" w:cs="Cambria"/>
          <w:i/>
          <w:sz w:val="20"/>
          <w:szCs w:val="20"/>
        </w:rPr>
        <w:t>R. boylii</w:t>
      </w:r>
      <w:r w:rsidRPr="007C50E9">
        <w:rPr>
          <w:rFonts w:ascii="Garamond" w:eastAsia="Cambria" w:hAnsi="Garamond" w:cs="Cambria"/>
          <w:sz w:val="20"/>
          <w:szCs w:val="20"/>
        </w:rPr>
        <w:t xml:space="preserve"> by clade groups (adapted from</w:t>
      </w:r>
      <w:r w:rsidR="00B81254" w:rsidRPr="007C50E9">
        <w:rPr>
          <w:rFonts w:ascii="Garamond" w:eastAsia="Cambria" w:hAnsi="Garamond" w:cs="Cambria"/>
          <w:sz w:val="20"/>
          <w:szCs w:val="20"/>
        </w:rPr>
        <w:t xml:space="preserve"> </w:t>
      </w:r>
      <w:r w:rsidR="00B81254" w:rsidRPr="007C50E9">
        <w:rPr>
          <w:rFonts w:ascii="Garamond" w:eastAsia="Cambria" w:hAnsi="Garamond" w:cs="Cambria"/>
          <w:sz w:val="20"/>
          <w:szCs w:val="20"/>
        </w:rPr>
        <w:fldChar w:fldCharType="begin"/>
      </w:r>
      <w:r w:rsidR="00B81254" w:rsidRPr="007C50E9">
        <w:rPr>
          <w:rFonts w:ascii="Garamond" w:eastAsia="Cambria" w:hAnsi="Garamond" w:cs="Cambria"/>
          <w:sz w:val="20"/>
          <w:szCs w:val="20"/>
        </w:rPr>
        <w:instrText xml:space="preserve"> ADDIN ZOTERO_ITEM CSL_CITATION {"citationID":"DeaFRjxH","properties":{"formattedCitation":"(McCartney-Melstad et al. 2018)","plainCitation":"(McCartney-Melstad et al. 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Bradley"}],"issued":{"date-parts":[["2018",6]]}}}],"schema":"https://github.com/citation-style-language/schema/raw/master/csl-citation.json"} </w:instrText>
      </w:r>
      <w:r w:rsidR="00B81254" w:rsidRPr="007C50E9">
        <w:rPr>
          <w:rFonts w:ascii="Garamond" w:eastAsia="Cambria" w:hAnsi="Garamond" w:cs="Cambria"/>
          <w:sz w:val="20"/>
          <w:szCs w:val="20"/>
        </w:rPr>
        <w:fldChar w:fldCharType="separate"/>
      </w:r>
      <w:r w:rsidR="00B81254" w:rsidRPr="007C50E9">
        <w:rPr>
          <w:rFonts w:ascii="Garamond" w:eastAsia="Cambria" w:hAnsi="Garamond" w:cs="Cambria"/>
          <w:noProof/>
          <w:sz w:val="20"/>
          <w:szCs w:val="20"/>
        </w:rPr>
        <w:t>McCartney-Melstad et al. 2018)</w:t>
      </w:r>
      <w:r w:rsidR="00B81254" w:rsidRPr="007C50E9">
        <w:rPr>
          <w:rFonts w:ascii="Garamond" w:eastAsia="Cambria" w:hAnsi="Garamond" w:cs="Cambria"/>
          <w:sz w:val="20"/>
          <w:szCs w:val="20"/>
        </w:rPr>
        <w:fldChar w:fldCharType="end"/>
      </w:r>
      <w:r w:rsidRPr="007C50E9">
        <w:rPr>
          <w:rFonts w:ascii="Garamond" w:eastAsia="Cambria" w:hAnsi="Garamond" w:cs="Cambria"/>
          <w:sz w:val="20"/>
          <w:szCs w:val="20"/>
        </w:rPr>
        <w:t xml:space="preserve"> with 95% CI. A) Tajima’s θ</w:t>
      </w:r>
      <w:r w:rsidRPr="007C50E9">
        <w:rPr>
          <w:rFonts w:ascii="Cambria Math" w:eastAsia="Cambria" w:hAnsi="Cambria Math" w:cs="Cambria Math"/>
          <w:sz w:val="20"/>
          <w:szCs w:val="20"/>
          <w:vertAlign w:val="subscript"/>
        </w:rPr>
        <w:t>𝜋</w:t>
      </w:r>
      <w:r w:rsidRPr="007C50E9">
        <w:rPr>
          <w:rFonts w:ascii="Garamond" w:eastAsia="Cambria" w:hAnsi="Garamond" w:cs="Cambria"/>
          <w:sz w:val="20"/>
          <w:szCs w:val="20"/>
        </w:rPr>
        <w:t xml:space="preserve"> by clade; B) Watterson’ θ</w:t>
      </w:r>
      <w:r w:rsidRPr="007C50E9">
        <w:rPr>
          <w:rFonts w:ascii="Garamond" w:eastAsia="Cambria" w:hAnsi="Garamond" w:cs="Cambria"/>
          <w:sz w:val="20"/>
          <w:szCs w:val="20"/>
          <w:vertAlign w:val="subscript"/>
        </w:rPr>
        <w:t xml:space="preserve">S  </w:t>
      </w:r>
      <w:r w:rsidRPr="007C50E9">
        <w:rPr>
          <w:rFonts w:ascii="Garamond" w:eastAsia="Cambria" w:hAnsi="Garamond" w:cs="Cambria"/>
          <w:sz w:val="20"/>
          <w:szCs w:val="20"/>
        </w:rPr>
        <w:t>by clade; and θ</w:t>
      </w:r>
      <w:r w:rsidRPr="007C50E9">
        <w:rPr>
          <w:rFonts w:ascii="Cambria Math" w:eastAsia="Cambria" w:hAnsi="Cambria Math" w:cs="Cambria Math"/>
          <w:sz w:val="20"/>
          <w:szCs w:val="20"/>
          <w:vertAlign w:val="subscript"/>
        </w:rPr>
        <w:t>𝜋</w:t>
      </w:r>
      <w:r w:rsidRPr="007C50E9">
        <w:rPr>
          <w:rFonts w:ascii="Garamond" w:eastAsia="Cambria" w:hAnsi="Garamond" w:cs="Cambria"/>
          <w:sz w:val="20"/>
          <w:szCs w:val="20"/>
        </w:rPr>
        <w:t xml:space="preserve"> - θ</w:t>
      </w:r>
      <w:r w:rsidRPr="007C50E9">
        <w:rPr>
          <w:rFonts w:ascii="Garamond" w:eastAsia="Cambria" w:hAnsi="Garamond" w:cs="Cambria"/>
          <w:sz w:val="20"/>
          <w:szCs w:val="20"/>
          <w:vertAlign w:val="subscript"/>
        </w:rPr>
        <w:t xml:space="preserve">S </w:t>
      </w:r>
      <w:r w:rsidRPr="007C50E9">
        <w:rPr>
          <w:rFonts w:ascii="Garamond" w:eastAsia="Cambria" w:hAnsi="Garamond" w:cs="Cambria"/>
          <w:sz w:val="20"/>
          <w:szCs w:val="20"/>
        </w:rPr>
        <w:t xml:space="preserve"> aggregated by clade C) and for each locality within clades D).</w:t>
      </w:r>
    </w:p>
    <w:p w14:paraId="0695CFDC" w14:textId="77777777" w:rsidR="002846C3" w:rsidRPr="007C50E9" w:rsidRDefault="00005FFB">
      <w:pPr>
        <w:pStyle w:val="Heading1"/>
        <w:spacing w:line="480" w:lineRule="auto"/>
        <w:rPr>
          <w:rFonts w:ascii="Garamond" w:eastAsia="Cambria" w:hAnsi="Garamond" w:cs="Cambria"/>
          <w:sz w:val="24"/>
          <w:szCs w:val="24"/>
        </w:rPr>
      </w:pPr>
      <w:bookmarkStart w:id="61" w:name="_mm3qr4p51e40" w:colFirst="0" w:colLast="0"/>
      <w:bookmarkEnd w:id="61"/>
      <w:r w:rsidRPr="007C50E9">
        <w:rPr>
          <w:rFonts w:ascii="Garamond" w:eastAsia="Cambria" w:hAnsi="Garamond" w:cs="Cambria"/>
          <w:sz w:val="24"/>
          <w:szCs w:val="24"/>
        </w:rPr>
        <w:lastRenderedPageBreak/>
        <w:t>DISCUSSION</w:t>
      </w:r>
    </w:p>
    <w:p w14:paraId="3C53D64E" w14:textId="75356DF2"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 xml:space="preserve">As a species with a broad geographic range, </w:t>
      </w:r>
      <w:r w:rsidRPr="007C50E9">
        <w:rPr>
          <w:rFonts w:ascii="Garamond" w:eastAsia="Cambria" w:hAnsi="Garamond" w:cs="Cambria"/>
          <w:i/>
          <w:sz w:val="24"/>
          <w:szCs w:val="24"/>
        </w:rPr>
        <w:t>Rana boylii</w:t>
      </w:r>
      <w:r w:rsidRPr="007C50E9">
        <w:rPr>
          <w:rFonts w:ascii="Garamond" w:eastAsia="Cambria" w:hAnsi="Garamond" w:cs="Cambria"/>
          <w:sz w:val="24"/>
          <w:szCs w:val="24"/>
        </w:rPr>
        <w:t xml:space="preserve"> utilizes a wide array of </w:t>
      </w:r>
      <w:del w:id="62" w:author="Peter Moyle" w:date="2018-09-15T17:20:00Z">
        <w:r w:rsidRPr="007C50E9" w:rsidDel="001957CF">
          <w:rPr>
            <w:rFonts w:ascii="Garamond" w:eastAsia="Cambria" w:hAnsi="Garamond" w:cs="Cambria"/>
            <w:sz w:val="24"/>
            <w:szCs w:val="24"/>
          </w:rPr>
          <w:delText xml:space="preserve">different </w:delText>
        </w:r>
      </w:del>
      <w:r w:rsidRPr="007C50E9">
        <w:rPr>
          <w:rFonts w:ascii="Garamond" w:eastAsia="Cambria" w:hAnsi="Garamond" w:cs="Cambria"/>
          <w:sz w:val="24"/>
          <w:szCs w:val="24"/>
        </w:rPr>
        <w:t>landscapes throughout California and Oregon</w:t>
      </w:r>
      <w:ins w:id="63" w:author="Peter Moyle" w:date="2018-09-15T16:53:00Z">
        <w:r w:rsidR="00476CD1">
          <w:rPr>
            <w:rFonts w:ascii="Garamond" w:eastAsia="Cambria" w:hAnsi="Garamond" w:cs="Cambria"/>
            <w:sz w:val="24"/>
            <w:szCs w:val="24"/>
          </w:rPr>
          <w:t>.</w:t>
        </w:r>
      </w:ins>
      <w:del w:id="64" w:author="Peter Moyle" w:date="2018-09-15T16:53:00Z">
        <w:r w:rsidRPr="007C50E9" w:rsidDel="00476CD1">
          <w:rPr>
            <w:rFonts w:ascii="Garamond" w:eastAsia="Cambria" w:hAnsi="Garamond" w:cs="Cambria"/>
            <w:sz w:val="24"/>
            <w:szCs w:val="24"/>
          </w:rPr>
          <w:delText>,</w:delText>
        </w:r>
      </w:del>
      <w:r w:rsidRPr="007C50E9">
        <w:rPr>
          <w:rFonts w:ascii="Garamond" w:eastAsia="Cambria" w:hAnsi="Garamond" w:cs="Cambria"/>
          <w:sz w:val="24"/>
          <w:szCs w:val="24"/>
        </w:rPr>
        <w:t xml:space="preserve"> </w:t>
      </w:r>
      <w:ins w:id="65" w:author="Peter Moyle" w:date="2018-09-15T16:53:00Z">
        <w:r w:rsidR="00476CD1">
          <w:rPr>
            <w:rFonts w:ascii="Garamond" w:eastAsia="Cambria" w:hAnsi="Garamond" w:cs="Cambria"/>
            <w:sz w:val="24"/>
            <w:szCs w:val="24"/>
          </w:rPr>
          <w:t>H</w:t>
        </w:r>
      </w:ins>
      <w:del w:id="66" w:author="Peter Moyle" w:date="2018-09-15T16:53:00Z">
        <w:r w:rsidRPr="007C50E9" w:rsidDel="00476CD1">
          <w:rPr>
            <w:rFonts w:ascii="Garamond" w:eastAsia="Cambria" w:hAnsi="Garamond" w:cs="Cambria"/>
            <w:sz w:val="24"/>
            <w:szCs w:val="24"/>
          </w:rPr>
          <w:delText>h</w:delText>
        </w:r>
      </w:del>
      <w:r w:rsidRPr="007C50E9">
        <w:rPr>
          <w:rFonts w:ascii="Garamond" w:eastAsia="Cambria" w:hAnsi="Garamond" w:cs="Cambria"/>
          <w:sz w:val="24"/>
          <w:szCs w:val="24"/>
        </w:rPr>
        <w:t>owever</w:t>
      </w:r>
      <w:ins w:id="67" w:author="Peter Moyle" w:date="2018-09-15T16:53:00Z">
        <w:r w:rsidR="00476CD1">
          <w:rPr>
            <w:rFonts w:ascii="Garamond" w:eastAsia="Cambria" w:hAnsi="Garamond" w:cs="Cambria"/>
            <w:sz w:val="24"/>
            <w:szCs w:val="24"/>
          </w:rPr>
          <w:t>,</w:t>
        </w:r>
      </w:ins>
      <w:r w:rsidRPr="007C50E9">
        <w:rPr>
          <w:rFonts w:ascii="Garamond" w:eastAsia="Cambria" w:hAnsi="Garamond" w:cs="Cambria"/>
          <w:sz w:val="24"/>
          <w:szCs w:val="24"/>
        </w:rPr>
        <w:t xml:space="preserve"> our study indicates there are strong patterns of geographic structure and substantial differences in patterns of genetic diversity across the species’ range. This is important for conservation for several reasons. First, the more comprehensive sampling provided by this data set compliments a recent genomic study of </w:t>
      </w:r>
      <w:r w:rsidRPr="007C50E9">
        <w:rPr>
          <w:rFonts w:ascii="Garamond" w:eastAsia="Cambria" w:hAnsi="Garamond" w:cs="Cambria"/>
          <w:i/>
          <w:sz w:val="24"/>
          <w:szCs w:val="24"/>
        </w:rPr>
        <w:t xml:space="preserve">R. boylii </w:t>
      </w:r>
      <w:r w:rsidR="00B81254" w:rsidRPr="007C50E9">
        <w:rPr>
          <w:rFonts w:ascii="Garamond" w:eastAsia="Cambria" w:hAnsi="Garamond" w:cs="Cambria"/>
          <w:sz w:val="24"/>
          <w:szCs w:val="24"/>
        </w:rPr>
        <w:fldChar w:fldCharType="begin"/>
      </w:r>
      <w:r w:rsidR="00B81254" w:rsidRPr="007C50E9">
        <w:rPr>
          <w:rFonts w:ascii="Garamond" w:eastAsia="Cambria" w:hAnsi="Garamond" w:cs="Cambria"/>
          <w:sz w:val="24"/>
          <w:szCs w:val="24"/>
        </w:rPr>
        <w:instrText xml:space="preserve"> ADDIN ZOTERO_ITEM CSL_CITATION {"citationID":"aepyiVWy","properties":{"formattedCitation":"(McCartney-Melstad et al. 2018)","plainCitation":"(McCartney-Melstad et al. 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Bradley"}],"issued":{"date-parts":[["2018",6]]}}}],"schema":"https://github.com/citation-style-language/schema/raw/master/csl-citation.json"} </w:instrText>
      </w:r>
      <w:r w:rsidR="00B81254" w:rsidRPr="007C50E9">
        <w:rPr>
          <w:rFonts w:ascii="Garamond" w:eastAsia="Cambria" w:hAnsi="Garamond" w:cs="Cambria"/>
          <w:sz w:val="24"/>
          <w:szCs w:val="24"/>
        </w:rPr>
        <w:fldChar w:fldCharType="separate"/>
      </w:r>
      <w:r w:rsidR="00B81254" w:rsidRPr="007C50E9">
        <w:rPr>
          <w:rFonts w:ascii="Garamond" w:eastAsia="Cambria" w:hAnsi="Garamond" w:cs="Cambria"/>
          <w:noProof/>
          <w:sz w:val="24"/>
          <w:szCs w:val="24"/>
        </w:rPr>
        <w:t>(McCartney-Melstad et al. 2018)</w:t>
      </w:r>
      <w:r w:rsidR="00B81254" w:rsidRPr="007C50E9">
        <w:rPr>
          <w:rFonts w:ascii="Garamond" w:eastAsia="Cambria" w:hAnsi="Garamond" w:cs="Cambria"/>
          <w:sz w:val="24"/>
          <w:szCs w:val="24"/>
        </w:rPr>
        <w:fldChar w:fldCharType="end"/>
      </w:r>
      <w:del w:id="68" w:author="Peter Moyle" w:date="2018-09-15T16:54:00Z">
        <w:r w:rsidRPr="007C50E9" w:rsidDel="00476CD1">
          <w:rPr>
            <w:rFonts w:ascii="Garamond" w:eastAsia="Cambria" w:hAnsi="Garamond" w:cs="Cambria"/>
            <w:i/>
            <w:sz w:val="24"/>
            <w:szCs w:val="24"/>
          </w:rPr>
          <w:delText>,</w:delText>
        </w:r>
      </w:del>
      <w:r w:rsidRPr="007C50E9">
        <w:rPr>
          <w:rFonts w:ascii="Garamond" w:eastAsia="Cambria" w:hAnsi="Garamond" w:cs="Cambria"/>
          <w:i/>
          <w:sz w:val="24"/>
          <w:szCs w:val="24"/>
        </w:rPr>
        <w:t xml:space="preserve"> </w:t>
      </w:r>
      <w:r w:rsidRPr="007C50E9">
        <w:rPr>
          <w:rFonts w:ascii="Garamond" w:eastAsia="Cambria" w:hAnsi="Garamond" w:cs="Cambria"/>
          <w:sz w:val="24"/>
          <w:szCs w:val="24"/>
        </w:rPr>
        <w:t>and largely supports the same clades identified using a different RADSeq method. Moreover, our PCA and admixture results are congruent with the five major clades identified in</w:t>
      </w:r>
      <w:r w:rsidR="00741D3C" w:rsidRPr="007C50E9">
        <w:rPr>
          <w:rFonts w:ascii="Garamond" w:eastAsia="Cambria" w:hAnsi="Garamond" w:cs="Cambria"/>
          <w:sz w:val="24"/>
          <w:szCs w:val="24"/>
        </w:rPr>
        <w:t xml:space="preserve"> McCartney-Melstad et al.</w:t>
      </w:r>
      <w:r w:rsidRPr="007C50E9">
        <w:rPr>
          <w:rFonts w:ascii="Garamond" w:eastAsia="Cambria" w:hAnsi="Garamond" w:cs="Cambria"/>
          <w:sz w:val="24"/>
          <w:szCs w:val="24"/>
        </w:rPr>
        <w:t xml:space="preserve"> </w:t>
      </w:r>
      <w:r w:rsidR="00741D3C" w:rsidRPr="007C50E9">
        <w:rPr>
          <w:rFonts w:ascii="Garamond" w:eastAsia="Cambria" w:hAnsi="Garamond" w:cs="Cambria"/>
          <w:sz w:val="24"/>
          <w:szCs w:val="24"/>
        </w:rPr>
        <w:fldChar w:fldCharType="begin"/>
      </w:r>
      <w:r w:rsidR="00741D3C" w:rsidRPr="007C50E9">
        <w:rPr>
          <w:rFonts w:ascii="Garamond" w:eastAsia="Cambria" w:hAnsi="Garamond" w:cs="Cambria"/>
          <w:sz w:val="24"/>
          <w:szCs w:val="24"/>
        </w:rPr>
        <w:instrText xml:space="preserve"> ADDIN ZOTERO_ITEM CSL_CITATION {"citationID":"a3cv7HYa","properties":{"formattedCitation":"(2018)","plainCitation":"(2018)","noteIndex":0},"citationItems":[{"id":6563,"uris":["http://zotero.org/users/3358336/items/2QMHQETE"],"uri":["http://zotero.org/users/3358336/items/2QMHQETE"],"itemData":{"id":6563,"type":"article-journal","title":"Population genomic data reveal extreme geographic subdivision and novel conservation actions for the declining foothill yellow-legged frog","container-title":"Heredity","abstract":"Genomic data have the potential to inform high resolution landscape genetic and biological conservation studies that go far beyond recent mitochondrial and microsatellite analyses. We characterize the relationships of populations of the foothill yellow-legged frog, Rana boylii, a declining, “sentinel” species for stream ecosystems throughout its range in California and Oregon. We generated RADseq data and applied phylogenetic methods, hierarchical Bayesian clustering, PCA and population differentiation with admixture analyses to characterize spatial genetic structure across the species range. To facilitate direct comparison with previous analyses, we included many localities and individuals from our earlier work based on mitochondrial DNA. The results are striking, and emphasize the power of our landscape genomic approach. We recovered five extremely differentiated primary clades that indicate that R. boylii may be the most genetically differentiated anuran yet studied. Our results provide better resolution and more spatially consistent patterns than our earlier work, confirming the increased resolving power of genomic data compared to single-locus studies. Genomic structure is not equal across the species distribution. Approximately half the range of R. boylii consists of a single, relatively uniform population, while Sierra Nevada and coastal California clades are deeply, hierarchically substructured with biogeographic breaks observed in other codistributed taxa. Our results indicate that clades should serve as management units for R. boylii rather than previously suggested watershed boundaries, and that the near-extinct population from southwestern California is particularly diverged, exhibits the lowest genetic diversity, and is a critical conservation target for species recovery.","DOI":"10.1038/s41437-018-0097-7","ISSN":"0018-067X, 1365-2540","note":"PMID: 29941996","language":"en","author":[{"family":"McCartney-Melstad","given":"Evan"},{"family":"Gidiş","given":"Müge"},{"family":"Shaffer","given":"H Bradley"}],"issued":{"date-parts":[["2018",6]]}},"suppress-author":true}],"schema":"https://github.com/citation-style-language/schema/raw/master/csl-citation.json"} </w:instrText>
      </w:r>
      <w:r w:rsidR="00741D3C" w:rsidRPr="007C50E9">
        <w:rPr>
          <w:rFonts w:ascii="Garamond" w:eastAsia="Cambria" w:hAnsi="Garamond" w:cs="Cambria"/>
          <w:sz w:val="24"/>
          <w:szCs w:val="24"/>
        </w:rPr>
        <w:fldChar w:fldCharType="separate"/>
      </w:r>
      <w:r w:rsidR="00741D3C" w:rsidRPr="007C50E9">
        <w:rPr>
          <w:rFonts w:ascii="Garamond" w:eastAsia="Cambria" w:hAnsi="Garamond" w:cs="Cambria"/>
          <w:noProof/>
          <w:sz w:val="24"/>
          <w:szCs w:val="24"/>
        </w:rPr>
        <w:t>(2018)</w:t>
      </w:r>
      <w:r w:rsidR="00741D3C"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with the exception of an additional novel group </w:t>
      </w:r>
      <w:del w:id="69" w:author="Peter Moyle" w:date="2018-09-15T16:54:00Z">
        <w:r w:rsidRPr="007C50E9" w:rsidDel="00476CD1">
          <w:rPr>
            <w:rFonts w:ascii="Garamond" w:eastAsia="Cambria" w:hAnsi="Garamond" w:cs="Cambria"/>
            <w:sz w:val="24"/>
            <w:szCs w:val="24"/>
          </w:rPr>
          <w:delText xml:space="preserve">comprised of locations </w:delText>
        </w:r>
      </w:del>
      <w:r w:rsidRPr="007C50E9">
        <w:rPr>
          <w:rFonts w:ascii="Garamond" w:eastAsia="Cambria" w:hAnsi="Garamond" w:cs="Cambria"/>
          <w:sz w:val="24"/>
          <w:szCs w:val="24"/>
        </w:rPr>
        <w:t xml:space="preserve">from the Feather Basin. This congruence indicates these clades </w:t>
      </w:r>
      <w:ins w:id="70" w:author="Peter Moyle" w:date="2018-09-15T16:55:00Z">
        <w:r w:rsidR="00476CD1">
          <w:rPr>
            <w:rFonts w:ascii="Garamond" w:eastAsia="Cambria" w:hAnsi="Garamond" w:cs="Cambria"/>
            <w:sz w:val="24"/>
            <w:szCs w:val="24"/>
          </w:rPr>
          <w:t xml:space="preserve">are </w:t>
        </w:r>
      </w:ins>
      <w:del w:id="71" w:author="Peter Moyle" w:date="2018-09-15T16:55:00Z">
        <w:r w:rsidRPr="007C50E9" w:rsidDel="00476CD1">
          <w:rPr>
            <w:rFonts w:ascii="Garamond" w:eastAsia="Cambria" w:hAnsi="Garamond" w:cs="Cambria"/>
            <w:sz w:val="24"/>
            <w:szCs w:val="24"/>
          </w:rPr>
          <w:delText xml:space="preserve">should be </w:delText>
        </w:r>
      </w:del>
      <w:r w:rsidRPr="007C50E9">
        <w:rPr>
          <w:rFonts w:ascii="Garamond" w:eastAsia="Cambria" w:hAnsi="Garamond" w:cs="Cambria"/>
          <w:sz w:val="24"/>
          <w:szCs w:val="24"/>
        </w:rPr>
        <w:t xml:space="preserve">important units which </w:t>
      </w:r>
      <w:del w:id="72" w:author="Peter Moyle" w:date="2018-09-15T16:56:00Z">
        <w:r w:rsidRPr="007C50E9" w:rsidDel="00476CD1">
          <w:rPr>
            <w:rFonts w:ascii="Garamond" w:eastAsia="Cambria" w:hAnsi="Garamond" w:cs="Cambria"/>
            <w:sz w:val="24"/>
            <w:szCs w:val="24"/>
          </w:rPr>
          <w:delText xml:space="preserve">conservation actions (i.e., such as translocation, recolonization, and habitat restoration) </w:delText>
        </w:r>
      </w:del>
      <w:r w:rsidRPr="007C50E9">
        <w:rPr>
          <w:rFonts w:ascii="Garamond" w:eastAsia="Cambria" w:hAnsi="Garamond" w:cs="Cambria"/>
          <w:sz w:val="24"/>
          <w:szCs w:val="24"/>
        </w:rPr>
        <w:t xml:space="preserve">should </w:t>
      </w:r>
      <w:ins w:id="73" w:author="Peter Moyle" w:date="2018-09-15T16:57:00Z">
        <w:r w:rsidR="00476CD1">
          <w:rPr>
            <w:rFonts w:ascii="Garamond" w:eastAsia="Cambria" w:hAnsi="Garamond" w:cs="Cambria"/>
            <w:sz w:val="24"/>
            <w:szCs w:val="24"/>
          </w:rPr>
          <w:t xml:space="preserve">be </w:t>
        </w:r>
      </w:ins>
      <w:r w:rsidRPr="007C50E9">
        <w:rPr>
          <w:rFonts w:ascii="Garamond" w:eastAsia="Cambria" w:hAnsi="Garamond" w:cs="Cambria"/>
          <w:sz w:val="24"/>
          <w:szCs w:val="24"/>
        </w:rPr>
        <w:t>consider</w:t>
      </w:r>
      <w:ins w:id="74" w:author="Peter Moyle" w:date="2018-09-15T16:57:00Z">
        <w:r w:rsidR="00476CD1">
          <w:rPr>
            <w:rFonts w:ascii="Garamond" w:eastAsia="Cambria" w:hAnsi="Garamond" w:cs="Cambria"/>
            <w:sz w:val="24"/>
            <w:szCs w:val="24"/>
          </w:rPr>
          <w:t>ed</w:t>
        </w:r>
      </w:ins>
      <w:r w:rsidRPr="007C50E9">
        <w:rPr>
          <w:rFonts w:ascii="Garamond" w:eastAsia="Cambria" w:hAnsi="Garamond" w:cs="Cambria"/>
          <w:sz w:val="24"/>
          <w:szCs w:val="24"/>
        </w:rPr>
        <w:t xml:space="preserve"> carefully in planning </w:t>
      </w:r>
      <w:del w:id="75" w:author="Peter Moyle" w:date="2018-09-15T16:56:00Z">
        <w:r w:rsidRPr="007C50E9" w:rsidDel="00476CD1">
          <w:rPr>
            <w:rFonts w:ascii="Garamond" w:eastAsia="Cambria" w:hAnsi="Garamond" w:cs="Cambria"/>
            <w:sz w:val="24"/>
            <w:szCs w:val="24"/>
          </w:rPr>
          <w:delText>future management of the species</w:delText>
        </w:r>
      </w:del>
      <w:ins w:id="76" w:author="Peter Moyle" w:date="2018-09-15T16:56:00Z">
        <w:r w:rsidR="00476CD1" w:rsidRPr="007C50E9">
          <w:rPr>
            <w:rFonts w:ascii="Garamond" w:eastAsia="Cambria" w:hAnsi="Garamond" w:cs="Cambria"/>
            <w:sz w:val="24"/>
            <w:szCs w:val="24"/>
          </w:rPr>
          <w:t>conservation actions (i.e., such as translocation, recolonization, and habitat restoration)</w:t>
        </w:r>
      </w:ins>
      <w:ins w:id="77" w:author="Peter Moyle" w:date="2018-09-15T16:57:00Z">
        <w:r w:rsidR="00476CD1">
          <w:rPr>
            <w:rFonts w:ascii="Garamond" w:eastAsia="Cambria" w:hAnsi="Garamond" w:cs="Cambria"/>
            <w:sz w:val="24"/>
            <w:szCs w:val="24"/>
          </w:rPr>
          <w:t xml:space="preserve"> for the species</w:t>
        </w:r>
      </w:ins>
      <w:r w:rsidRPr="007C50E9">
        <w:rPr>
          <w:rFonts w:ascii="Garamond" w:eastAsia="Cambria" w:hAnsi="Garamond" w:cs="Cambria"/>
          <w:sz w:val="24"/>
          <w:szCs w:val="24"/>
        </w:rPr>
        <w:t>.</w:t>
      </w:r>
    </w:p>
    <w:p w14:paraId="77514EB1" w14:textId="65A17C81"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Second, we show genetic data can provide resolution to prioritize populations and regions at multiple scales. Evaluating the efficacy of potential restoration actions can be difficult, particularly with rare and crypt</w:t>
      </w:r>
      <w:r w:rsidR="00741D3C" w:rsidRPr="007C50E9">
        <w:rPr>
          <w:rFonts w:ascii="Garamond" w:eastAsia="Cambria" w:hAnsi="Garamond" w:cs="Cambria"/>
          <w:sz w:val="24"/>
          <w:szCs w:val="24"/>
        </w:rPr>
        <w:t>ic species. Genetics provides a</w:t>
      </w:r>
      <w:r w:rsidRPr="007C50E9">
        <w:rPr>
          <w:rFonts w:ascii="Garamond" w:eastAsia="Cambria" w:hAnsi="Garamond" w:cs="Cambria"/>
          <w:sz w:val="24"/>
          <w:szCs w:val="24"/>
        </w:rPr>
        <w:t xml:space="preserve"> tool that can more effectively track changes in population connectivity or genetic trajectories (i.e., low diversity, high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that likely relate to the potential for long-term population persistence. </w:t>
      </w:r>
      <w:commentRangeStart w:id="78"/>
      <w:r w:rsidRPr="007C50E9">
        <w:rPr>
          <w:rFonts w:ascii="Garamond" w:eastAsia="Cambria" w:hAnsi="Garamond" w:cs="Cambria"/>
          <w:sz w:val="24"/>
          <w:szCs w:val="24"/>
        </w:rPr>
        <w:t>Populations in the Northern Coastal clade contained the greatest amount of genetic variation, yet pairwise comparisons with populations from Central and Southern Coast localities showed extremely high F</w:t>
      </w:r>
      <w:r w:rsidRPr="007C50E9">
        <w:rPr>
          <w:rFonts w:ascii="Garamond" w:eastAsia="Cambria" w:hAnsi="Garamond" w:cs="Cambria"/>
          <w:sz w:val="24"/>
          <w:szCs w:val="24"/>
          <w:vertAlign w:val="subscript"/>
        </w:rPr>
        <w:t xml:space="preserve">ST </w:t>
      </w:r>
      <w:r w:rsidRPr="007C50E9">
        <w:rPr>
          <w:rFonts w:ascii="Garamond" w:eastAsia="Cambria" w:hAnsi="Garamond" w:cs="Cambria"/>
          <w:sz w:val="24"/>
          <w:szCs w:val="24"/>
        </w:rPr>
        <w:t>values</w:t>
      </w:r>
      <w:del w:id="79" w:author="Peter Moyle" w:date="2018-09-15T16:59:00Z">
        <w:r w:rsidRPr="007C50E9" w:rsidDel="00476CD1">
          <w:rPr>
            <w:rFonts w:ascii="Garamond" w:eastAsia="Cambria" w:hAnsi="Garamond" w:cs="Cambria"/>
            <w:sz w:val="24"/>
            <w:szCs w:val="24"/>
          </w:rPr>
          <w:delText xml:space="preserve"> (in addition to the Central/Southern Coast groups having relatively low genetic diversity and trajectories of genetic diversity loss)</w:delText>
        </w:r>
      </w:del>
      <w:r w:rsidRPr="007C50E9">
        <w:rPr>
          <w:rFonts w:ascii="Garamond" w:eastAsia="Cambria" w:hAnsi="Garamond" w:cs="Cambria"/>
          <w:sz w:val="24"/>
          <w:szCs w:val="24"/>
        </w:rPr>
        <w:t xml:space="preserve">, indicating these groups are genetically very distinct. </w:t>
      </w:r>
      <w:ins w:id="80" w:author="Peter Moyle" w:date="2018-09-15T16:59:00Z">
        <w:r w:rsidR="00476CD1">
          <w:rPr>
            <w:rFonts w:ascii="Garamond" w:eastAsia="Cambria" w:hAnsi="Garamond" w:cs="Cambria"/>
            <w:sz w:val="24"/>
            <w:szCs w:val="24"/>
          </w:rPr>
          <w:t>I</w:t>
        </w:r>
        <w:r w:rsidR="00476CD1" w:rsidRPr="007C50E9">
          <w:rPr>
            <w:rFonts w:ascii="Garamond" w:eastAsia="Cambria" w:hAnsi="Garamond" w:cs="Cambria"/>
            <w:sz w:val="24"/>
            <w:szCs w:val="24"/>
          </w:rPr>
          <w:t>n addition</w:t>
        </w:r>
      </w:ins>
      <w:ins w:id="81" w:author="Peter Moyle" w:date="2018-09-15T17:00:00Z">
        <w:r w:rsidR="00CD33A9">
          <w:rPr>
            <w:rFonts w:ascii="Garamond" w:eastAsia="Cambria" w:hAnsi="Garamond" w:cs="Cambria"/>
            <w:sz w:val="24"/>
            <w:szCs w:val="24"/>
          </w:rPr>
          <w:t>,</w:t>
        </w:r>
      </w:ins>
      <w:ins w:id="82" w:author="Peter Moyle" w:date="2018-09-15T16:59:00Z">
        <w:r w:rsidR="00476CD1" w:rsidRPr="007C50E9">
          <w:rPr>
            <w:rFonts w:ascii="Garamond" w:eastAsia="Cambria" w:hAnsi="Garamond" w:cs="Cambria"/>
            <w:sz w:val="24"/>
            <w:szCs w:val="24"/>
          </w:rPr>
          <w:t xml:space="preserve"> the Central/Southern Coast groups hav</w:t>
        </w:r>
        <w:r w:rsidR="00CD33A9">
          <w:rPr>
            <w:rFonts w:ascii="Garamond" w:eastAsia="Cambria" w:hAnsi="Garamond" w:cs="Cambria"/>
            <w:sz w:val="24"/>
            <w:szCs w:val="24"/>
          </w:rPr>
          <w:t>e</w:t>
        </w:r>
        <w:r w:rsidR="00476CD1" w:rsidRPr="007C50E9">
          <w:rPr>
            <w:rFonts w:ascii="Garamond" w:eastAsia="Cambria" w:hAnsi="Garamond" w:cs="Cambria"/>
            <w:sz w:val="24"/>
            <w:szCs w:val="24"/>
          </w:rPr>
          <w:t xml:space="preserve"> relatively low genetic diversity and trajectories of genetic diversity loss)</w:t>
        </w:r>
      </w:ins>
      <w:commentRangeEnd w:id="78"/>
      <w:ins w:id="83" w:author="Peter Moyle" w:date="2018-09-15T17:01:00Z">
        <w:r w:rsidR="00CD33A9">
          <w:rPr>
            <w:rStyle w:val="CommentReference"/>
          </w:rPr>
          <w:commentReference w:id="78"/>
        </w:r>
      </w:ins>
    </w:p>
    <w:p w14:paraId="0544CCC6" w14:textId="2671BCB6"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sz w:val="24"/>
          <w:szCs w:val="24"/>
        </w:rPr>
        <w:t xml:space="preserve">Recent sampling has largely occurred in the North Coast, Northern Sierra, and Northern Sierra-Feather </w:t>
      </w:r>
      <w:ins w:id="85" w:author="Peter Moyle" w:date="2018-09-15T17:22:00Z">
        <w:r w:rsidR="001957CF">
          <w:rPr>
            <w:rFonts w:ascii="Garamond" w:eastAsia="Cambria" w:hAnsi="Garamond" w:cs="Cambria"/>
            <w:sz w:val="24"/>
            <w:szCs w:val="24"/>
          </w:rPr>
          <w:t>localities</w:t>
        </w:r>
      </w:ins>
      <w:del w:id="86" w:author="Peter Moyle" w:date="2018-09-15T17:22:00Z">
        <w:r w:rsidRPr="007C50E9" w:rsidDel="001957CF">
          <w:rPr>
            <w:rFonts w:ascii="Garamond" w:eastAsia="Cambria" w:hAnsi="Garamond" w:cs="Cambria"/>
            <w:sz w:val="24"/>
            <w:szCs w:val="24"/>
          </w:rPr>
          <w:delText>groups</w:delText>
        </w:r>
      </w:del>
      <w:r w:rsidRPr="007C50E9">
        <w:rPr>
          <w:rFonts w:ascii="Garamond" w:eastAsia="Cambria" w:hAnsi="Garamond" w:cs="Cambria"/>
          <w:sz w:val="24"/>
          <w:szCs w:val="24"/>
        </w:rPr>
        <w:t xml:space="preserve">. The limited number of sampling localities from the southern extent of the range of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correlates with </w:t>
      </w:r>
      <w:del w:id="87" w:author="Peter Moyle" w:date="2018-09-15T17:22:00Z">
        <w:r w:rsidRPr="007C50E9" w:rsidDel="001957CF">
          <w:rPr>
            <w:rFonts w:ascii="Garamond" w:eastAsia="Cambria" w:hAnsi="Garamond" w:cs="Cambria"/>
            <w:sz w:val="24"/>
            <w:szCs w:val="24"/>
          </w:rPr>
          <w:delText xml:space="preserve">research documenting </w:delText>
        </w:r>
      </w:del>
      <w:r w:rsidRPr="007C50E9">
        <w:rPr>
          <w:rFonts w:ascii="Garamond" w:eastAsia="Cambria" w:hAnsi="Garamond" w:cs="Cambria"/>
          <w:sz w:val="24"/>
          <w:szCs w:val="24"/>
        </w:rPr>
        <w:t>population declines</w:t>
      </w:r>
      <w:r w:rsidR="00741D3C" w:rsidRPr="007C50E9">
        <w:rPr>
          <w:rFonts w:ascii="Garamond" w:eastAsia="Cambria" w:hAnsi="Garamond" w:cs="Cambria"/>
          <w:sz w:val="24"/>
          <w:szCs w:val="24"/>
        </w:rPr>
        <w:t xml:space="preserve"> </w:t>
      </w:r>
      <w:r w:rsidR="00741D3C" w:rsidRPr="007C50E9">
        <w:rPr>
          <w:rFonts w:ascii="Garamond" w:eastAsia="Cambria" w:hAnsi="Garamond" w:cs="Cambria"/>
          <w:sz w:val="24"/>
          <w:szCs w:val="24"/>
        </w:rPr>
        <w:fldChar w:fldCharType="begin"/>
      </w:r>
      <w:r w:rsidR="00741D3C" w:rsidRPr="007C50E9">
        <w:rPr>
          <w:rFonts w:ascii="Garamond" w:eastAsia="Cambria" w:hAnsi="Garamond" w:cs="Cambria"/>
          <w:sz w:val="24"/>
          <w:szCs w:val="24"/>
        </w:rPr>
        <w:instrText xml:space="preserve"> ADDIN ZOTERO_ITEM CSL_CITATION {"citationID":"9K7uruTg","properties":{"formattedCitation":"(Davidson 2004, Adams et al. 2017)","plainCitation":"(Davidson 2004, Adams et al. 2017)","noteIndex":0},"citationItems":[{"id":8348,"uris":["http://zotero.org/users/3358336/items/5E4N4TD7"],"uri":["http://zotero.org/users/3358336/items/5E4N4TD7"],"itemData":{"id":8348,"type":"article-journal","title":"DECLINING DOWNWIND: AMPHIBIAN POPULATION DECLINES IN CALIFORNIA AND HISTORICAL PESTICIDE USE","container-title":"Ecological applications: a publication of the Ecological Society of America","page":"1892–1902","volume":"14","issue":"6","abstract":"Pesticides have long been proposed as a possible cause of amphibian population declines, but due to a number of challenges there has been relatively little ecotoxicological research on pesticides and declines in natural populations. My study examines the association between the spatial patterns of declines for five California amphibian species and historical patterns of pesticide use in California from 1974 to 1991 based on Department of Pesticide Regulation records. Information on declines was derived from maps of historical sites and current population status for the Yosemite toad (Bufo canorus), California red-legged frog (Rana aurora draytonii), foothill yellow-legged frog (R. boylii), Cascades frog (R. cascadae), and the mountain yellow-legged frog (R. muscosa). Multiple logistic-regression and generalized additive models were used to analyze the relationship between site status (present or absent) and total upwind pesticide use, 64 pesticide classes and groups, and covariates including precipitation, elevation, surrounding urban and agricultural land use, and spatial location. Total pesticide use was a strong, significant variable in logistic-regression models for all species, except B. canorus. Total pesticide use was a significant variable even when spatial autocorrelation was accounted for by inclusion of a spatial location covariate. Cholinesterase-inhibiting pesticides (most organophosphates and carbamates) stood out as more strongly associated with population declines than any other class of pesticides. This is the first study in which population declines of multiple declining species have been associated with historical pesticide applications.","DOI":"10.1890/03-5224","ISSN":"1051-0761","author":[{"family":"Davidson","given":"Carlos"}],"issued":{"date-parts":[["2004",12]]}}},{"id":12728,"uris":["http://zotero.org/users/3358336/items/2FUN2EAI"],"uri":["http://zotero.org/users/3358336/items/2FUN2EAI"],"itemData":{"id":12728,"type":"article-journal","title":"Rapid extirpation of a North American frog coincides with an increase in fungal pathogen prevalence: Historical analysis and implications for reintroduction","container-title":"Ecology and evolution","page":"10216–10232","volume":"7","issue":"23","abstract":"As extinctions continue across the globe, conservation biologists are turning to species reintroduction programs as one optimistic tool for addressing the biodiversity crisis. For repatriation to become a viable strategy, fundamental prerequisites include determining the causes of declines and assessing whether the causes persist in the environment. Invasive species-especially pathogens-are an increasingly significant factor contributing to biodiversity loss. We hypothesized that Batrachochytrium dendrobatidis (Bd), the causative agent of the deadly amphibian disease chytridiomycosis, was important in the rapid (&lt;10 years) localized extirpation of a North American frog (Rana boylii) and that Bd remains widespread among extant amphibians in the region of extirpation. We used an interdisciplinary approach, combining interviews with herpetological experts, analysis of archived field notes and museum specimen collections, and field sampling of the extant amphibian assemblage to examine (1) historical relative abundance of R. boylii; (2) potential causes of R. boylii declines; and (3) historical and contemporary prevalence of Bd. We found that R. boylii were relatively abundant prior to their rapid extirpation, and an increase in Bd prevalence coincided with R. boylii declines during a time of rapid change in the region, wherein backcountry recreation, urban development, and the amphibian pet trade were all on the rise. In addition, extreme flooding during the winter of 1969 coincided with localized extirpations in R. boylii populations observed by interview respondents. We conclude that Bd likely played an important role in the rapid extirpation of R. boylii from southern California and that multiple natural and anthropogenic factors may have worked in concert to make this possible in a relatively short period of time. This study emphasizes the importance of recognizing historical ecological contexts in making future management and reintroduction decisions.","DOI":"10.1002/ece3.3468","ISSN":"2045-7758","note":"PMID: 29238549","language":"en","author":[{"family":"Adams","given":"Andrea J"},{"family":"Pessier","given":"Allan P"},{"family":"Briggs","given":"Cheryl J"}],"issued":{"date-parts":[["2017",12]]}}}],"schema":"https://github.com/citation-style-language/schema/raw/master/csl-citation.json"} </w:instrText>
      </w:r>
      <w:r w:rsidR="00741D3C" w:rsidRPr="007C50E9">
        <w:rPr>
          <w:rFonts w:ascii="Garamond" w:eastAsia="Cambria" w:hAnsi="Garamond" w:cs="Cambria"/>
          <w:sz w:val="24"/>
          <w:szCs w:val="24"/>
        </w:rPr>
        <w:fldChar w:fldCharType="separate"/>
      </w:r>
      <w:r w:rsidR="00741D3C" w:rsidRPr="007C50E9">
        <w:rPr>
          <w:rFonts w:ascii="Garamond" w:eastAsia="Cambria" w:hAnsi="Garamond" w:cs="Cambria"/>
          <w:noProof/>
          <w:sz w:val="24"/>
          <w:szCs w:val="24"/>
        </w:rPr>
        <w:t>(Davidson 2004, Adams et al. 2017)</w:t>
      </w:r>
      <w:r w:rsidR="00741D3C" w:rsidRPr="007C50E9">
        <w:rPr>
          <w:rFonts w:ascii="Garamond" w:eastAsia="Cambria" w:hAnsi="Garamond" w:cs="Cambria"/>
          <w:sz w:val="24"/>
          <w:szCs w:val="24"/>
        </w:rPr>
        <w:fldChar w:fldCharType="end"/>
      </w:r>
      <w:r w:rsidRPr="007C50E9">
        <w:rPr>
          <w:rFonts w:ascii="Garamond" w:eastAsia="Cambria" w:hAnsi="Garamond" w:cs="Cambria"/>
          <w:sz w:val="24"/>
          <w:szCs w:val="24"/>
        </w:rPr>
        <w:t xml:space="preserve">. Thus, </w:t>
      </w:r>
      <w:r w:rsidRPr="007C50E9">
        <w:rPr>
          <w:rFonts w:ascii="Garamond" w:eastAsia="Cambria" w:hAnsi="Garamond" w:cs="Cambria"/>
          <w:sz w:val="24"/>
          <w:szCs w:val="24"/>
        </w:rPr>
        <w:lastRenderedPageBreak/>
        <w:t xml:space="preserve">conservation actions should prioritize sites in the Central/Southern Coast and Southern Sierra clades, as these represent both the most genetically divergent and distinct </w:t>
      </w:r>
      <w:r w:rsidRPr="007C50E9">
        <w:rPr>
          <w:rFonts w:ascii="Garamond" w:eastAsia="Cambria" w:hAnsi="Garamond" w:cs="Cambria"/>
          <w:i/>
          <w:sz w:val="24"/>
          <w:szCs w:val="24"/>
        </w:rPr>
        <w:t>R. boylii</w:t>
      </w:r>
      <w:r w:rsidRPr="007C50E9">
        <w:rPr>
          <w:rFonts w:ascii="Garamond" w:eastAsia="Cambria" w:hAnsi="Garamond" w:cs="Cambria"/>
          <w:sz w:val="24"/>
          <w:szCs w:val="24"/>
        </w:rPr>
        <w:t>, and simultaneously the most at-risk populations. Extremely high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values between populations from the same species as well as strong phylogeographic structuring suggest limited gene flow </w:t>
      </w:r>
      <w:ins w:id="88" w:author="Peter Moyle" w:date="2018-09-15T17:23:00Z">
        <w:r w:rsidR="001957CF">
          <w:rPr>
            <w:rFonts w:ascii="Garamond" w:eastAsia="Cambria" w:hAnsi="Garamond" w:cs="Cambria"/>
            <w:sz w:val="24"/>
            <w:szCs w:val="24"/>
          </w:rPr>
          <w:t xml:space="preserve">through </w:t>
        </w:r>
      </w:ins>
      <w:del w:id="89" w:author="Peter Moyle" w:date="2018-09-15T17:23:00Z">
        <w:r w:rsidRPr="007C50E9" w:rsidDel="001957CF">
          <w:rPr>
            <w:rFonts w:ascii="Garamond" w:eastAsia="Cambria" w:hAnsi="Garamond" w:cs="Cambria"/>
            <w:sz w:val="24"/>
            <w:szCs w:val="24"/>
          </w:rPr>
          <w:delText xml:space="preserve">from </w:delText>
        </w:r>
      </w:del>
      <w:r w:rsidRPr="007C50E9">
        <w:rPr>
          <w:rFonts w:ascii="Garamond" w:eastAsia="Cambria" w:hAnsi="Garamond" w:cs="Cambria"/>
          <w:sz w:val="24"/>
          <w:szCs w:val="24"/>
        </w:rPr>
        <w:t>biogeographic barriers</w:t>
      </w:r>
      <w:r w:rsidR="00741D3C" w:rsidRPr="007C50E9">
        <w:rPr>
          <w:rFonts w:ascii="Garamond" w:eastAsia="Cambria" w:hAnsi="Garamond" w:cs="Cambria"/>
          <w:sz w:val="24"/>
          <w:szCs w:val="24"/>
        </w:rPr>
        <w:t xml:space="preserve"> </w:t>
      </w:r>
      <w:r w:rsidR="00741D3C" w:rsidRPr="007C50E9">
        <w:rPr>
          <w:rFonts w:ascii="Garamond" w:eastAsia="Cambria" w:hAnsi="Garamond" w:cs="Cambria"/>
          <w:sz w:val="24"/>
          <w:szCs w:val="24"/>
        </w:rPr>
        <w:fldChar w:fldCharType="begin"/>
      </w:r>
      <w:r w:rsidR="00741D3C" w:rsidRPr="007C50E9">
        <w:rPr>
          <w:rFonts w:ascii="Garamond" w:eastAsia="Cambria" w:hAnsi="Garamond" w:cs="Cambria"/>
          <w:sz w:val="24"/>
          <w:szCs w:val="24"/>
        </w:rPr>
        <w:instrText xml:space="preserve"> ADDIN ZOTERO_ITEM CSL_CITATION {"citationID":"Q3yCAHLD","properties":{"formattedCitation":"(Spinks et al. 2010, O\\uc0\\u8217{}Connell et al. 2017)","plainCitation":"(Spinks et al. 2010, O’Connell et al. 2017)","noteIndex":0},"citationItems":[{"id":12730,"uris":["http://zotero.org/users/3358336/items/KPGB855D"],"uri":["http://zotero.org/users/3358336/items/KPGB855D"],"itemData":{"id":12730,"type":"article-journal","title":"Nuclear gene phylogeography reveals the historical legacy of an ancient inland sea on lineages of the western pond turtle, Emys marmorata in California","container-title":"Molecular ecology","page":"542–556","volume":"19","issue":"3","abstract":"The historical biogeography of California's taxa has been the focus of extensive research effort. The western pond turtle (Emys marmorata) is an example of a wide-ranging taxon that spans several well-known California diversity hotspots. Using a dataset comprised of one mitochondrial and five nuclear loci, we elucidate the major biogeographic patterns of the western pond turtle across the California landscape. By employing a combination of phylogenetic and network-based approaches, we recovered a relatively ancient (c. 2-8 Ma) north/south split among populations of E. marmorata and find an area of intergradation centred in the Central Coast Ranges of California. In addition, discordant mitochondrial/nuclear genetic patterns suggest subsequent gene flow from northern populations and from San Joaquin Valley populations into the Central Coast Ranges after the Pliocene-Pleistocene marine embayment of the Great Central Valley subsided. Our results emphasize the utility of nuclear DNA phylogeography for recovering the impact of relatively ancient biogeographic events, and suggest that the Central Coast Ranges of California have played a major role in the geographic structuring of the western pond turtle, and possibly other co-distributed taxa.","DOI":"10.1111/j.1365-294X.2009.04451.x","ISSN":"0962-1083, 1365-294X","note":"PMID: 20051011","language":"en","author":[{"family":"Spinks","given":"Phillip Q"},{"family":"Thomson","given":"Robert C"},{"family":"Shaffer","given":"H Bradley"}],"issued":{"date-parts":[["2010",2]]}}},{"id":12729,"uris":["http://zotero.org/users/3358336/items/HRYS5QDV"],"uri":["http://zotero.org/users/3358336/items/HRYS5QDV"],"itemData":{"id":12729,"type":"article-journal","title":"Geographical features are the predominant driver of molecular diversification in widely distributed North American whipsnakes","container-title":"Molecular ecology","page":"5729–5751","volume":"26","issue":"20","abstract":"Allopatric divergence following the formation of geographical features has been implicated as a major driver of evolutionary diversification. Widespread species complexes provide opportunities to examine allopatric divergence across varying degrees of isolation in both time and space. In North America, several geographical features may play such a role in diversification, including the Mississippi River, Pecos River, Rocky Mountains, Cochise Filter Barrier, Gulf of California and Isthmus of Tehuantepec. We used thousands of nuclear single nucleotide polymorphisms (SNPs) and mitochondrial DNA from several species of whipsnakes (genera Masticophis and Coluber) distributed across North and Central America to investigate the role that these geographical features have played on lineage divergence. We hypothesize that these features restrict gene flow and separate whipsnakes into diagnosable genomic clusters. We performed genomic clustering and phylogenetic reconstructions at the species and population levels using Bayesian and likelihood analyses and quantified migration levels across geographical features to assess the degree of genetic isolation due to allopatry. Our analyses suggest that (i) major genetic divisions are often consistent with isolation by geographical features, (ii) migration rates between clusters are asymmetrical across major geographical features, and (iii) areas that receive proportionally more migrants possess higher levels of genetic diversity. Collectively, our findings suggest that multiple features of the North American landscape contributed to allopatric divergence in this widely distributed snake group.","DOI":"10.1111/mec.14295","ISSN":"0962-1083, 1365-294X","note":"PMID: 28802078","language":"en","author":[{"family":"O'Connell","given":"Kyle A"},{"family":"Streicher","given":"Jeffrey W"},{"family":"Smith","given":"Eric N"},{"family":"Fujita","given":"Matthew K"}],"issued":{"date-parts":[["2017",10]]}}}],"schema":"https://github.com/citation-style-language/schema/raw/master/csl-citation.json"} </w:instrText>
      </w:r>
      <w:r w:rsidR="00741D3C" w:rsidRPr="007C50E9">
        <w:rPr>
          <w:rFonts w:ascii="Garamond" w:eastAsia="Cambria" w:hAnsi="Garamond" w:cs="Cambria"/>
          <w:sz w:val="24"/>
          <w:szCs w:val="24"/>
        </w:rPr>
        <w:fldChar w:fldCharType="separate"/>
      </w:r>
      <w:r w:rsidR="00741D3C" w:rsidRPr="007C50E9">
        <w:rPr>
          <w:rFonts w:ascii="Garamond" w:hAnsi="Garamond" w:cs="Times New Roman"/>
          <w:sz w:val="24"/>
        </w:rPr>
        <w:t>(Spinks et al. 2010, O’Connell et al. 2017)</w:t>
      </w:r>
      <w:r w:rsidR="00741D3C" w:rsidRPr="007C50E9">
        <w:rPr>
          <w:rFonts w:ascii="Garamond" w:eastAsia="Cambria" w:hAnsi="Garamond" w:cs="Cambria"/>
          <w:sz w:val="24"/>
          <w:szCs w:val="24"/>
        </w:rPr>
        <w:fldChar w:fldCharType="end"/>
      </w:r>
      <w:r w:rsidRPr="007C50E9">
        <w:rPr>
          <w:rFonts w:ascii="Garamond" w:eastAsia="Cambria" w:hAnsi="Garamond" w:cs="Cambria"/>
          <w:sz w:val="24"/>
          <w:szCs w:val="24"/>
        </w:rPr>
        <w:t>. This suggests conservation management should consider these clades as distinct, and future actions that include translocation or captive breeding should utilize genetic data to assess potential impacts such as outbreeding depression in locally adapted populations.</w:t>
      </w:r>
    </w:p>
    <w:p w14:paraId="3B706DC5" w14:textId="175C7220" w:rsidR="002846C3" w:rsidRPr="007C50E9" w:rsidRDefault="00005FFB">
      <w:pPr>
        <w:spacing w:line="480" w:lineRule="auto"/>
        <w:ind w:firstLine="720"/>
        <w:rPr>
          <w:rFonts w:ascii="Garamond" w:eastAsia="Cambria" w:hAnsi="Garamond" w:cs="Cambria"/>
          <w:sz w:val="24"/>
          <w:szCs w:val="24"/>
        </w:rPr>
      </w:pP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is an important sentinel stream species—not only as link between both aquatic and riparian ecosystems—but also as a sensitive gage of </w:t>
      </w:r>
      <w:ins w:id="90" w:author="Peter Moyle" w:date="2018-09-15T17:04:00Z">
        <w:r w:rsidR="00CD33A9">
          <w:rPr>
            <w:rFonts w:ascii="Garamond" w:eastAsia="Cambria" w:hAnsi="Garamond" w:cs="Cambria"/>
            <w:sz w:val="24"/>
            <w:szCs w:val="24"/>
          </w:rPr>
          <w:t xml:space="preserve">how altered </w:t>
        </w:r>
      </w:ins>
      <w:del w:id="91" w:author="Peter Moyle" w:date="2018-09-15T17:04:00Z">
        <w:r w:rsidRPr="007C50E9" w:rsidDel="00CD33A9">
          <w:rPr>
            <w:rFonts w:ascii="Garamond" w:eastAsia="Cambria" w:hAnsi="Garamond" w:cs="Cambria"/>
            <w:sz w:val="24"/>
            <w:szCs w:val="24"/>
          </w:rPr>
          <w:delText xml:space="preserve">the natural </w:delText>
        </w:r>
      </w:del>
      <w:r w:rsidRPr="007C50E9">
        <w:rPr>
          <w:rFonts w:ascii="Garamond" w:eastAsia="Cambria" w:hAnsi="Garamond" w:cs="Cambria"/>
          <w:sz w:val="24"/>
          <w:szCs w:val="24"/>
        </w:rPr>
        <w:t xml:space="preserve">hydrology </w:t>
      </w:r>
      <w:ins w:id="92" w:author="Peter Moyle" w:date="2018-09-15T17:05:00Z">
        <w:r w:rsidR="00CD33A9">
          <w:rPr>
            <w:rFonts w:ascii="Garamond" w:eastAsia="Cambria" w:hAnsi="Garamond" w:cs="Cambria"/>
            <w:sz w:val="24"/>
            <w:szCs w:val="24"/>
          </w:rPr>
          <w:t>affects</w:t>
        </w:r>
      </w:ins>
      <w:del w:id="93" w:author="Peter Moyle" w:date="2018-09-15T17:05:00Z">
        <w:r w:rsidRPr="007C50E9" w:rsidDel="00CD33A9">
          <w:rPr>
            <w:rFonts w:ascii="Garamond" w:eastAsia="Cambria" w:hAnsi="Garamond" w:cs="Cambria"/>
            <w:sz w:val="24"/>
            <w:szCs w:val="24"/>
          </w:rPr>
          <w:delText>in</w:delText>
        </w:r>
      </w:del>
      <w:r w:rsidRPr="007C50E9">
        <w:rPr>
          <w:rFonts w:ascii="Garamond" w:eastAsia="Cambria" w:hAnsi="Garamond" w:cs="Cambria"/>
          <w:sz w:val="24"/>
          <w:szCs w:val="24"/>
        </w:rPr>
        <w:t xml:space="preserve"> riverine environments.  The impacts of regulated hydrology on </w:t>
      </w:r>
      <w:r w:rsidRPr="007C50E9">
        <w:rPr>
          <w:rFonts w:ascii="Garamond" w:eastAsia="Cambria" w:hAnsi="Garamond" w:cs="Cambria"/>
          <w:i/>
          <w:sz w:val="24"/>
          <w:szCs w:val="24"/>
        </w:rPr>
        <w:t>R. boylii</w:t>
      </w:r>
      <w:r w:rsidRPr="007C50E9">
        <w:rPr>
          <w:rFonts w:ascii="Garamond" w:eastAsia="Cambria" w:hAnsi="Garamond" w:cs="Cambria"/>
          <w:sz w:val="24"/>
          <w:szCs w:val="24"/>
        </w:rPr>
        <w:t xml:space="preserve"> populations have been well documented</w:t>
      </w:r>
      <w:r w:rsidR="00741D3C" w:rsidRPr="007C50E9">
        <w:rPr>
          <w:rFonts w:ascii="Garamond" w:eastAsia="Cambria" w:hAnsi="Garamond" w:cs="Cambria"/>
          <w:sz w:val="24"/>
          <w:szCs w:val="24"/>
        </w:rPr>
        <w:t xml:space="preserve"> </w:t>
      </w:r>
      <w:r w:rsidR="00741D3C" w:rsidRPr="007C50E9">
        <w:rPr>
          <w:rFonts w:ascii="Garamond" w:eastAsia="Cambria" w:hAnsi="Garamond" w:cs="Cambria"/>
          <w:sz w:val="24"/>
          <w:szCs w:val="24"/>
        </w:rPr>
        <w:fldChar w:fldCharType="begin"/>
      </w:r>
      <w:r w:rsidR="00741D3C" w:rsidRPr="007C50E9">
        <w:rPr>
          <w:rFonts w:ascii="Garamond" w:eastAsia="Cambria" w:hAnsi="Garamond" w:cs="Cambria"/>
          <w:sz w:val="24"/>
          <w:szCs w:val="24"/>
        </w:rPr>
        <w:instrText xml:space="preserve"> ADDIN ZOTERO_ITEM CSL_CITATION {"citationID":"8OSZjL7G","properties":{"formattedCitation":"(Kupferberg 1996, Lind et al. 1996, Yarnell et al. 2012, 2016, Kupferberg et al. 2012, Catenazzi and Kupferberg 2013)","plainCitation":"(Kupferberg 1996, Lind et al. 1996, Yarnell et al. 2012, 2016, Kupferberg et al. 2012, Catenazzi and Kupferberg 2013)","noteIndex":0},"citationItems":[{"id":6620,"uris":["http://zotero.org/users/3358336/items/FCG7DS9V"],"uri":["http://zotero.org/users/3358336/items/FCG7DS9V"],"itemData":{"id":6620,"type":"article-journal","title":"Hydrologic and geomorphic factors affecting conservation of a river-breeding frog (Rana boylii)","container-title":"Ecological applications: a publication of the Ecological Society of America","page":"1332–1344","volume":"6","issue":"4","abstract":"Organisms that live in highly variable environments, such as rivers, rely on adaptations to withstand and recover from disturbance. These adaptations include behavioral traits, such as habitat preference and plasticity of reproductive timing, that minimize the effects of discharge fluctuation. Studies linking hydrologic regime, habitat preference, and population processes, however, are predominantly limited to fish. Information on other sensitive taxa is necessary to facilitate conservation of multispecies assemblages and restoration of biodiversity in degraded river channels. I studied the functional relationship between physical habitat and reproduction of the foothills yellow-legged frog (Rana boylii), a California State Species of Special Concern. From 1992 to 1994, I mapped breeding sites along 5.3 km of the South Fork Eel River in northern California and monitored egg survival to hatching. Frogs selected sites over a range of spatial scales and timed their egg-laying to avoid fluctuations in river stage and current velocity associated with changes in discharge. The main sources of mortality were desiccation and subsequent predation of eggs in a dry year and scour from substrate in wet years, both caused by changes in stage and velocity. At the finest spatial scale, frogs attached eggs to cobbles and boulders at lower than ambient flow velocities. At larger scales, breeding sites were near confluences of tributary drainages and were located in wide, shallow reaches. Clutches laid in relatively narrower and deeper channels had poor survival in rainy as well as dry springs. Most breeding sites were used repeatedly, despite between- and within-year variation in spring stage of the river. This pattern of site selection suggests that conservation of Rana boylii may be enhanced by maintaining or restoring channels with shapes that provide stable habitat over a range of river stages.","DOI":"Doi 10.2307/2269611","ISSN":"1051-0761","author":[{"family":"Kupferberg","given":"S J"}],"issued":{"date-parts":[["1996"]]}}},{"id":6618,"uris":["http://zotero.org/users/3358336/items/XUUPYZ4I"],"uri":["http://zotero.org/users/3358336/items/XUUPYZ4I"],"itemData":{"id":6618,"type":"article-journal","title":"The effects of a dam on breeding habitat and egg survival of the foothill yellow-legged frog (Rana boylii) in Northwestern Calfifornia","container-title":"Herpetological review","page":"62–66","volume":"27","issue":"2","abstract":"Although the debate continues on the relative roles of natural fluctuations and anthropogenic influences in recently observed amphibian population declines (Blaustein 1994; McCoy 1994; Pechman et al. 1991; Pechman and Wilbur 1994; Travis 1994), many …","ISSN":"0018-084X","author":[{"family":"Lind","given":"Amy J"},{"family":"Welsh","given":"Hartwell H","suffix":"Jr"},{"family":"Wilson","given":"Randolph A"}],"issued":{"date-parts":[["1996"]]}}},{"id":6857,"uris":["http://zotero.org/users/3358336/items/DFYGG2PE"],"uri":["http://zotero.org/users/3358336/items/DFYGG2PE"],"itemData":{"id":6857,"type":"article-journal","title":"Dynamic flow modelling of riverine amphibian habitat with application to regulated flow management","container-title":"River research and applications","page":"177–191","volume":"28","issue":"2","abstract":"In regulated rivers, relicensing of hydropower projects can provide an opportunity to change flow regimes and reduce negative effects on sensitive aquatic biota. The volume of flow, timing and ramping rate of spring spills, and magnitude of aseasonal pulsed flows have potentially negative effects on the early life stages of amphibians, such as the Foothill yellow-legged frog (Rana boylii). Two-dimensional hydrodynamic modeling is one method to evaluate potential effects of flow variation on frog egg masses and tadpoles. We explored the usefulness of this technique by modeling habitat suitability under several pulsed flow scenarios in two river reaches in northern California, USA. We conducted analyses beyond simple weighted usable area calculations, such as quantifying the risk of scour or stranding, in order to quantify potential loss under different flow scenarios. The modeling results provided information on potential susceptibility to flow fluctuations as well as the influence of channel morphology on habitat suitability. Under each flow scenario, low percentages of suitable habitat remained suitable or were `buffered' from the pulse, creating high potential for scour of egg masses or tadpoles. However, due to differences in channel morphologies, the wide, shallow study site provided 2-3 times the buffering capacity of the entrenched study site. Additional analyses suggested that limited buffering capacity and lack of connectivity between suitable egg mass and tadpole habitats may explain why some hydraulically suitable habitats are unoccupied. This type of model-based analysis would be useful for managing foothill yellow-legged frogs or similar aquatic species in regulated river systems. Copyright \\copyright 2010 John Wiley &amp; Sons, Ltd.","DOI":"10.1002/rra.1447","ISSN":"1535-1459, 1535-1467","author":[{"family":"Yarnell","given":"S M"},{"family":"Lind","given":"A J"},{"family":"Mount","given":"J F"}],"issued":{"date-parts":[["2012",2]]}}},{"id":6635,"uris":["http://zotero.org/users/3358336/items/VSBQMSIN"],"uri":["http://zotero.org/users/3358336/items/VSBQMSIN"],"itemData":{"id":6635,"type":"article-journal","title":"Management of the Spring Snowmelt Recession in Regulated Systems","container-title":"Journal of the American Water Resources Association","page":"723–736","volume":"52","issue":"3","abstract":"In an effort to restore predictable ecologically relevant spring snowmelt recession flow patterns in rivers regulated by dams, this study defined a methodology by which spring flow regimes can be modeled in regulated systems from the quantifiable characteristics of spring snowmelt recessions in unregulated rivers. An analysis of eight unregulated rivers across the Sierra Nevada mountain range in California found that unregulated systems behaved similarly with respect to seasonal spring patterns and recession limb curvature, and thus prescribed flows could be designed in a manner that mimics those predictable characteristics. Using the methodology to quantify spring recession flows in terms of a daily percent decrease in flow, a series of flow recession scenarios were created for application in an existing hydrodynamic model for the regulated Rubicon River. The modeling results showed that flow recessions with slow ramping rates similar to those observed in unregulated rivers (less than 10% per day) were likely to be protective of native aquatic species, such as the Foothill yellow-legged frog, while flows that receded at greater rates would likely result in desiccation of egg masses and potential stranding of tadpoles and fry. Furthermore, recession rates of less than 10% per day provided the most spatially diverse hydraulic habitat in the modeled domain for an appropriate duration in spring to support all native species guilds and maximize aquatic biodiversity.","DOI":"10.1111/1752-1688.12424","ISSN":"1752-1688","author":[{"family":"Yarnell","given":"Sarah"},{"family":"Peek","given":"Ryan"},{"family":"Epke","given":"Gerhard"},{"family":"Lind","given":"Amy"}],"issued":{"date-parts":[["2016",6]]}}},{"id":6656,"uris":["http://zotero.org/users/3358336/items/S9QSZ7U6"],"uri":["http://zotero.org/users/3358336/items/S9QSZ7U6"],"itemData":{"id":6656,"type":"article-journal","title":"Effects of flow regimes altered by dams on survival, population declines, and range-wide losses of California river-breeding frogs","container-title":"Conservation biology: the journal of the Society for Conservation Biology","page":"513–524","volume":"26","issue":"3","abstract":"Widespread alteration of natural hydrologic patterns by large dams combined with peak demands for power and water delivery during summer months have resulted in frequent aseasonal flow pulses in rivers of western North America. Native species in these ecosystems have evolved with predictable annual flood-drought cycles; thus, their likelihood of persistence may decrease in response to disruption of the seasonal synchrony between stable low-flow conditions and reproduction. We evaluated whether altered flow regimes affected 2 native frogs in California and Oregon (U.S.A.) at 4 spatial and temporal extents. We examined changes in species distribution over approximately 50 years, current population density in 11 regulated and 16 unregulated rivers, temporal trends in abundance among populations occupying rivers with different hydrologic histories, and within-year patterns of survival relative to seasonal hydrology. The foothill yellow-legged frog (Rana boylii), which breeds only in flowing water, is more likely to be absent downstream of large dams than in free-flowing rivers, and breeding populations are on average 5 times smaller in regulated rivers than in unregulated rivers. Time series data (range = 8 - 19 years) from 5 populations of yellow-legged frogs and 2 populations of California red-legged frogs (R. draytonii) across a gradient of natural to highly artificial timing and magnitude of flooding indicate that variability of flows in spring and summer is strongly correlated with high mortality of early life stages and subsequent decreases in densities of adult females. Flow management that better mimics natural flow timing is likely to promote persistence of these species and others with similar phenology.","DOI":"10.1111/j.1523-1739.2012.01837.x","ISSN":"0888-8892, 1523-1739","note":"PMID: 22594596","language":"en","author":[{"family":"Kupferberg","given":"Sarah J"},{"family":"Palen","given":"Wendy J"},{"family":"Lind","given":"Amy J"},{"family":"Bobzien","given":"Steve"},{"family":"Catenazzi","given":"Alessandro"},{"family":"Drennan","given":"Joe"},{"family":"Power","given":"Mary E"}],"issued":{"date-parts":[["2012",6]]}}},{"id":8516,"uris":["http://zotero.org/users/3358336/items/L5PCV7HF"],"uri":["http://zotero.org/users/3358336/items/L5PCV7HF"],"itemData":{"id":8516,"type":"article-journal","title":"The importance of thermal conditions to recruitment success in stream-breeding frog populations distributed across a productivity gradient","container-title":"Biological conservation","page":"40–48","volume":"168","abstract":"Predicting the vulnerability of species to environmental change requires integrating observations of individual ecophysiological and behavioral responses with community level constraints. To assess the response of stream-breeding frogs (Rana boylii) to thermal stressors, such as cold water released from the depths of upstream reservoirs or warm water that results from climate change, we combined field manipulations with population censuses and environmental correlations. These frogs migrate between shaded tributaries and open canopy mainstem channels to oviposit where algal food is abundant for tadpoles. Within this context of spatial variation in aquatic primary productivity, we evaluated whether tadpole thermoregulatory behavior is a useful indicator of survival to metamorphosis and adult distribution. In a thermal gradient, tadpoles selected temperatures between 16.5–22.2°C (mean, 19.60$\\pm$0.6°C). We reared tadpoles in streams colder, warmer, or close to thermal preference. Temperature effects were mediated through algal quantity and quality. Mortality increased with increasing deviation from preferred temperatures, but the effects were ameliorated when tadpole diet was supplemented with algae (Cladophora glomerata with epiphytic nitrogen-rich diatoms, Epithemia spp.) harvested from sun-lit channels. Distribution of frogs in free-flowing and dammed reaches within a northern California watershed was in equilibrium with tadpole thermal preference. Populations were dense (</w:instrText>
      </w:r>
      <w:r w:rsidR="00741D3C" w:rsidRPr="007C50E9">
        <w:rPr>
          <w:rFonts w:ascii="Cambria Math" w:eastAsia="Cambria" w:hAnsi="Cambria Math" w:cs="Cambria Math"/>
          <w:sz w:val="24"/>
          <w:szCs w:val="24"/>
        </w:rPr>
        <w:instrText>⩾</w:instrText>
      </w:r>
      <w:r w:rsidR="00741D3C" w:rsidRPr="007C50E9">
        <w:rPr>
          <w:rFonts w:ascii="Garamond" w:eastAsia="Cambria" w:hAnsi="Garamond" w:cs="Cambria"/>
          <w:sz w:val="24"/>
          <w:szCs w:val="24"/>
        </w:rPr>
        <w:instrText xml:space="preserve">125 breeding females/km) where July water temperatures averaged 17.5–19°C in 2010, a relatively cool summer. Below 16°C, frogs were sparse with open canopy and absent under closed canopy. Integration of thermoregulatory behavior with ecological context can thus be useful to forecast recruitment when the thermal regimes of rivers are altered by anthropogenic factors.","DOI":"10.1016/j.biocon.2013.09.010","ISSN":"0006-3207","author":[{"family":"Catenazzi","given":"Alessandro"},{"family":"Kupferberg","given":"Sarah J"}],"issued":{"date-parts":[["2013",12]]}}}],"schema":"https://github.com/citation-style-language/schema/raw/master/csl-citation.json"} </w:instrText>
      </w:r>
      <w:r w:rsidR="00741D3C" w:rsidRPr="007C50E9">
        <w:rPr>
          <w:rFonts w:ascii="Garamond" w:eastAsia="Cambria" w:hAnsi="Garamond" w:cs="Cambria"/>
          <w:sz w:val="24"/>
          <w:szCs w:val="24"/>
        </w:rPr>
        <w:fldChar w:fldCharType="separate"/>
      </w:r>
      <w:r w:rsidR="00741D3C" w:rsidRPr="007C50E9">
        <w:rPr>
          <w:rFonts w:ascii="Garamond" w:eastAsia="Cambria" w:hAnsi="Garamond" w:cs="Cambria"/>
          <w:noProof/>
          <w:sz w:val="24"/>
          <w:szCs w:val="24"/>
        </w:rPr>
        <w:t>(Kupferberg 1996, Lind et al. 1996, Yarnell et al. 2012, 2016, Kupferberg et al. 2012, Catenazzi and Kupferberg 2013)</w:t>
      </w:r>
      <w:r w:rsidR="00741D3C" w:rsidRPr="007C50E9">
        <w:rPr>
          <w:rFonts w:ascii="Garamond" w:eastAsia="Cambria" w:hAnsi="Garamond" w:cs="Cambria"/>
          <w:sz w:val="24"/>
          <w:szCs w:val="24"/>
        </w:rPr>
        <w:fldChar w:fldCharType="end"/>
      </w:r>
      <w:r w:rsidRPr="007C50E9">
        <w:rPr>
          <w:rFonts w:ascii="Garamond" w:eastAsia="Cambria" w:hAnsi="Garamond" w:cs="Cambria"/>
          <w:sz w:val="24"/>
          <w:szCs w:val="24"/>
        </w:rPr>
        <w:t>. For populations in regulated streams, genetic monitoring may be a crucial component for assessing flow management actions on the probability of long-term persistence (via maintenance of genetic diversity), as well as tracking population responses (i.e., using metrics like F</w:t>
      </w:r>
      <w:r w:rsidRPr="007C50E9">
        <w:rPr>
          <w:rFonts w:ascii="Garamond" w:eastAsia="Cambria" w:hAnsi="Garamond" w:cs="Cambria"/>
          <w:sz w:val="24"/>
          <w:szCs w:val="24"/>
          <w:vertAlign w:val="subscript"/>
        </w:rPr>
        <w:t>ST</w:t>
      </w:r>
      <w:r w:rsidRPr="007C50E9">
        <w:rPr>
          <w:rFonts w:ascii="Garamond" w:eastAsia="Cambria" w:hAnsi="Garamond" w:cs="Cambria"/>
          <w:sz w:val="24"/>
          <w:szCs w:val="24"/>
        </w:rPr>
        <w:t xml:space="preserve"> and </w:t>
      </w:r>
      <w:commentRangeStart w:id="94"/>
      <w:r w:rsidRPr="007C50E9">
        <w:rPr>
          <w:rFonts w:ascii="Garamond" w:eastAsia="Cambria" w:hAnsi="Garamond" w:cs="Cambria"/>
          <w:sz w:val="24"/>
          <w:szCs w:val="24"/>
        </w:rPr>
        <w:t>θ</w:t>
      </w:r>
      <w:commentRangeEnd w:id="94"/>
      <w:r w:rsidR="00CD33A9">
        <w:rPr>
          <w:rStyle w:val="CommentReference"/>
        </w:rPr>
        <w:commentReference w:id="94"/>
      </w:r>
      <w:r w:rsidRPr="007C50E9">
        <w:rPr>
          <w:rFonts w:ascii="Garamond" w:eastAsia="Cambria" w:hAnsi="Garamond" w:cs="Cambria"/>
          <w:sz w:val="24"/>
          <w:szCs w:val="24"/>
        </w:rPr>
        <w:t>) to restoration actions.</w:t>
      </w:r>
    </w:p>
    <w:p w14:paraId="632FEDFD" w14:textId="77777777" w:rsidR="002846C3" w:rsidRPr="007C50E9" w:rsidRDefault="00005FFB">
      <w:pPr>
        <w:pStyle w:val="Heading2"/>
        <w:spacing w:line="480" w:lineRule="auto"/>
        <w:rPr>
          <w:rFonts w:ascii="Garamond" w:eastAsia="Cambria" w:hAnsi="Garamond" w:cs="Cambria"/>
        </w:rPr>
      </w:pPr>
      <w:bookmarkStart w:id="95" w:name="_b2ct1awgsh0t" w:colFirst="0" w:colLast="0"/>
      <w:bookmarkEnd w:id="95"/>
      <w:r w:rsidRPr="007C50E9">
        <w:rPr>
          <w:rFonts w:ascii="Garamond" w:eastAsia="Cambria" w:hAnsi="Garamond" w:cs="Cambria"/>
        </w:rPr>
        <w:t>Acknowledgements</w:t>
      </w:r>
    </w:p>
    <w:p w14:paraId="40C9F16E" w14:textId="77777777" w:rsidR="002846C3" w:rsidRPr="007C50E9" w:rsidRDefault="00005FFB">
      <w:pPr>
        <w:spacing w:line="480" w:lineRule="auto"/>
        <w:rPr>
          <w:rFonts w:ascii="Garamond" w:eastAsia="Cambria" w:hAnsi="Garamond" w:cs="Cambria"/>
          <w:sz w:val="24"/>
          <w:szCs w:val="24"/>
        </w:rPr>
      </w:pPr>
      <w:r w:rsidRPr="007C50E9">
        <w:rPr>
          <w:rFonts w:ascii="Garamond" w:eastAsia="Cambria" w:hAnsi="Garamond" w:cs="Cambria"/>
          <w:sz w:val="24"/>
          <w:szCs w:val="24"/>
        </w:rPr>
        <w:t>Many thanks to all who helped collect/prepare samples: Corey Luna, Rick Wachs, and Sarah</w:t>
      </w:r>
      <w:r w:rsidR="0046157B" w:rsidRPr="007C50E9">
        <w:rPr>
          <w:rFonts w:ascii="Garamond" w:eastAsia="Cambria" w:hAnsi="Garamond" w:cs="Cambria"/>
          <w:sz w:val="24"/>
          <w:szCs w:val="24"/>
        </w:rPr>
        <w:t xml:space="preserve"> Mussulman</w:t>
      </w:r>
      <w:r w:rsidR="00D1676D" w:rsidRPr="007C50E9">
        <w:rPr>
          <w:rFonts w:ascii="Garamond" w:eastAsia="Cambria" w:hAnsi="Garamond" w:cs="Cambria"/>
          <w:sz w:val="24"/>
          <w:szCs w:val="24"/>
        </w:rPr>
        <w:t>.</w:t>
      </w:r>
      <w:r w:rsidR="00D1676D" w:rsidRPr="007C50E9">
        <w:rPr>
          <w:rFonts w:ascii="Garamond" w:eastAsia="Times New Roman" w:hAnsi="Garamond" w:cs="Times New Roman"/>
          <w:sz w:val="24"/>
          <w:szCs w:val="24"/>
        </w:rPr>
        <w:t xml:space="preserve"> This research could not have been conducted without access to specimens from Brad Shaffer at the Krebb Museum at UCLA, and field samples from Caren Goldberg and Mallory </w:t>
      </w:r>
      <w:r w:rsidR="00D1676D" w:rsidRPr="007C50E9">
        <w:rPr>
          <w:rFonts w:ascii="Garamond" w:eastAsia="Times New Roman" w:hAnsi="Garamond" w:cs="Times New Roman"/>
          <w:color w:val="333333"/>
          <w:sz w:val="24"/>
          <w:szCs w:val="24"/>
          <w:highlight w:val="white"/>
        </w:rPr>
        <w:t>Bedwell</w:t>
      </w:r>
      <w:r w:rsidR="00D1676D" w:rsidRPr="007C50E9">
        <w:rPr>
          <w:rFonts w:ascii="Garamond" w:eastAsia="Times New Roman" w:hAnsi="Garamond" w:cs="Times New Roman"/>
          <w:color w:val="333333"/>
          <w:sz w:val="24"/>
          <w:szCs w:val="24"/>
        </w:rPr>
        <w:t xml:space="preserve"> at Washington State University.</w:t>
      </w:r>
      <w:r w:rsidR="0046157B" w:rsidRPr="007C50E9">
        <w:rPr>
          <w:rFonts w:ascii="Garamond" w:eastAsia="Cambria" w:hAnsi="Garamond" w:cs="Cambria"/>
          <w:sz w:val="24"/>
          <w:szCs w:val="24"/>
        </w:rPr>
        <w:t xml:space="preserve"> </w:t>
      </w:r>
    </w:p>
    <w:p w14:paraId="1E3FDFBB" w14:textId="77777777" w:rsidR="007C50E9" w:rsidRPr="007C50E9" w:rsidRDefault="007C50E9">
      <w:pPr>
        <w:rPr>
          <w:rFonts w:ascii="Garamond" w:eastAsia="Cambria" w:hAnsi="Garamond" w:cs="Cambria"/>
          <w:b/>
          <w:sz w:val="28"/>
          <w:szCs w:val="28"/>
        </w:rPr>
      </w:pPr>
      <w:bookmarkStart w:id="96" w:name="_peoc6d4ie3cl" w:colFirst="0" w:colLast="0"/>
      <w:bookmarkEnd w:id="96"/>
      <w:r w:rsidRPr="007C50E9">
        <w:rPr>
          <w:rFonts w:ascii="Garamond" w:eastAsia="Cambria" w:hAnsi="Garamond" w:cs="Cambria"/>
        </w:rPr>
        <w:br w:type="page"/>
      </w:r>
    </w:p>
    <w:p w14:paraId="1376C973" w14:textId="77777777" w:rsidR="002846C3" w:rsidRPr="007C50E9" w:rsidRDefault="00005FFB">
      <w:pPr>
        <w:pStyle w:val="Heading1"/>
        <w:spacing w:line="480" w:lineRule="auto"/>
        <w:rPr>
          <w:rFonts w:ascii="Garamond" w:eastAsia="Cambria" w:hAnsi="Garamond" w:cs="Cambria"/>
        </w:rPr>
      </w:pPr>
      <w:r w:rsidRPr="007C50E9">
        <w:rPr>
          <w:rFonts w:ascii="Garamond" w:eastAsia="Cambria" w:hAnsi="Garamond" w:cs="Cambria"/>
        </w:rPr>
        <w:lastRenderedPageBreak/>
        <w:t>CITATIONS</w:t>
      </w:r>
    </w:p>
    <w:p w14:paraId="4F1B0350" w14:textId="77777777" w:rsidR="007C50E9" w:rsidRPr="007C50E9" w:rsidRDefault="007C50E9" w:rsidP="007C50E9">
      <w:pPr>
        <w:pStyle w:val="Bibliography"/>
        <w:rPr>
          <w:rFonts w:ascii="Garamond" w:hAnsi="Garamond"/>
          <w:sz w:val="24"/>
          <w:szCs w:val="24"/>
        </w:rPr>
      </w:pPr>
      <w:r>
        <w:rPr>
          <w:rFonts w:ascii="Cambria" w:eastAsia="Cambria" w:hAnsi="Cambria" w:cs="Cambria"/>
          <w:sz w:val="24"/>
          <w:szCs w:val="24"/>
        </w:rPr>
        <w:fldChar w:fldCharType="begin"/>
      </w:r>
      <w:r>
        <w:rPr>
          <w:rFonts w:ascii="Cambria" w:eastAsia="Cambria" w:hAnsi="Cambria" w:cs="Cambria"/>
          <w:sz w:val="24"/>
          <w:szCs w:val="24"/>
        </w:rPr>
        <w:instrText xml:space="preserve"> ADDIN ZOTERO_BIBL {"uncited":[],"omitted":[],"custom":[]} CSL_BIBLIOGRAPHY </w:instrText>
      </w:r>
      <w:r>
        <w:rPr>
          <w:rFonts w:ascii="Cambria" w:eastAsia="Cambria" w:hAnsi="Cambria" w:cs="Cambria"/>
          <w:sz w:val="24"/>
          <w:szCs w:val="24"/>
        </w:rPr>
        <w:fldChar w:fldCharType="separate"/>
      </w:r>
      <w:r w:rsidRPr="007C50E9">
        <w:rPr>
          <w:rFonts w:ascii="Garamond" w:hAnsi="Garamond"/>
          <w:sz w:val="24"/>
          <w:szCs w:val="24"/>
        </w:rPr>
        <w:t>Adams, A. J., A. P. Pessier, and C. J. Briggs. 2017. Rapid extirpation of a North American frog coincides with an increase in fungal pathogen prevalence: Historical analysis and implications for reintroduction. Ecology and evolution 7:10216–10232.</w:t>
      </w:r>
    </w:p>
    <w:p w14:paraId="5A5AF94A"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Ali, O. A., S. M. O’Rourke, S. J. Amish, M. H. Meek, G. Luikart, C. Jeffres, and M. R. Miller. 2016. RAD Capture (Rapture): Flexible and Efficient Sequence-Based Genotyping. Genetics 202:389–400.</w:t>
      </w:r>
    </w:p>
    <w:p w14:paraId="6F1A74EE"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Anderson, J. J., and W. N. Beer. 2009. Oceanic, riverine, and genetic influences on spring chinook salmon migration timing. Ecological applications: a publication of the Ecological Society of America 19:1989–2003.</w:t>
      </w:r>
    </w:p>
    <w:p w14:paraId="6504C1A0"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Baird, N. A., P. D. Etter, T. S. Atwood, M. C. Currey, A. L. Shiver, Z. A. Lewis, E. U. Selker, W. A. Cresko, and E. A. Johnson. 2008. Rapid SNP discovery and genetic mapping using sequenced RAD markers. PloS one 3:e3376.</w:t>
      </w:r>
    </w:p>
    <w:p w14:paraId="0284F803"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Barbosa, S., F. Mestre, T. A. White, J. Paupério, P. C. Alves, and J. B. Searle. 2018. Integrative approaches to guide conservation decisions: Using genomics to define conservation units and functional corridors. Molecular ecology.</w:t>
      </w:r>
    </w:p>
    <w:p w14:paraId="422B393F"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Beebee, T. J. C., and R. A. Griffiths. 2005. The amphibian decline crisis: A watershed for conservation biology? Biological conservation 125:271–285.</w:t>
      </w:r>
    </w:p>
    <w:p w14:paraId="0F3FFB89"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Broquet, T., L. Berset-Braendli, G. Emaresi, and L. Fumagalli. 2007. Buccal swabs allow efficient and reliable microsatellite genotyping in amphibians. Conservation genetics 8:509–511.</w:t>
      </w:r>
    </w:p>
    <w:p w14:paraId="24A1727D"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Burkey, T. V. 1989. Extinction in Nature Reserves - the Effect of Fragmentation and the Importance of Migration between Reserve Fragments. Oikos 55:75–81.</w:t>
      </w:r>
    </w:p>
    <w:p w14:paraId="60B1F655"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lastRenderedPageBreak/>
        <w:t>Catenazzi, A., and S. J. Kupferberg. 2013. The importance of thermal conditions to recruitment success in stream-breeding frog populations distributed across a productivity gradient. Biological conservation 168:40–48.</w:t>
      </w:r>
    </w:p>
    <w:p w14:paraId="2643FB50"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Davidson, C. 2004. DECLINING DOWNWIND: AMPHIBIAN POPULATION DECLINES IN CALIFORNIA AND HISTORICAL PESTICIDE USE. Ecological applications: a publication of the Ecological Society of America 14:1892–1902.</w:t>
      </w:r>
    </w:p>
    <w:p w14:paraId="190CFD23"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Davidson, C., H. B. Shaffer, M. R. Jennings - Conservation Biology, and 2002. 2002. Spatial tests of the pesticide drift, habitat destruction, UV</w:t>
      </w:r>
      <w:r w:rsidRPr="007C50E9">
        <w:rPr>
          <w:rFonts w:ascii="Cambria Math" w:hAnsi="Cambria Math" w:cs="Cambria Math"/>
          <w:sz w:val="24"/>
          <w:szCs w:val="24"/>
        </w:rPr>
        <w:t>‐</w:t>
      </w:r>
      <w:r w:rsidRPr="007C50E9">
        <w:rPr>
          <w:rFonts w:ascii="Garamond" w:hAnsi="Garamond"/>
          <w:sz w:val="24"/>
          <w:szCs w:val="24"/>
        </w:rPr>
        <w:t>B, and climate</w:t>
      </w:r>
      <w:r w:rsidRPr="007C50E9">
        <w:rPr>
          <w:rFonts w:ascii="Cambria Math" w:hAnsi="Cambria Math" w:cs="Cambria Math"/>
          <w:sz w:val="24"/>
          <w:szCs w:val="24"/>
        </w:rPr>
        <w:t>‐</w:t>
      </w:r>
      <w:r w:rsidRPr="007C50E9">
        <w:rPr>
          <w:rFonts w:ascii="Garamond" w:hAnsi="Garamond"/>
          <w:sz w:val="24"/>
          <w:szCs w:val="24"/>
        </w:rPr>
        <w:t>change hypotheses for California amphibian declines. Conservation biology: the journal of the Society for Conservation Biology 16:1588–1601.</w:t>
      </w:r>
    </w:p>
    <w:p w14:paraId="2257EFB9"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Fumagalli, M., F. G. Vieira, T. S. Korneliussen, T. Linderoth, E. Huerta-Sánchez, A. Albrechtsen, and R. Nielsen. 2013. Quantifying population genetic differentiation from next-generation sequencing data. Genetics 195:979–992.</w:t>
      </w:r>
    </w:p>
    <w:p w14:paraId="2294550A"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Fumagalli, M., F. G. Vieira, T. Linderoth, and R. Nielsen. 2014. ngsTools: methods for population genetics analyses from next-generation sequencing data. Bioinformatics 30:1486–1487.</w:t>
      </w:r>
    </w:p>
    <w:p w14:paraId="2F8F2964"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Goldberg, C. S., M. E. Kaplan, and C. R. Schwalbe. 2003. From the frog’s mouth: buccal swabs for collection of DNA from amphibians. Herpetological review 34:220–221.</w:t>
      </w:r>
    </w:p>
    <w:p w14:paraId="2233A31E"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Hendricks, S., E. C. Anderson, T. Antao, L. Bernatchez, B. R. Forester, B. Garner, B. K. Hand, P. A. Hohenlohe, M. Kardos, B. Koop, A. Sethuraman, R. S. Waples, and G. Luikart. 2018. Recent advances in conservation and population genomics data analysis. Evolutionary applications.</w:t>
      </w:r>
    </w:p>
    <w:p w14:paraId="32057BCF"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Heyer, W. R., M. A. Donnelly, R. W. McDiarmid, L.-A. C. Hayek, and M. S. Foster. 1994. Measuring and monitoring biological diversity. Standard methods for amphibians. Smithsonian Institution Press, Washington DC.</w:t>
      </w:r>
    </w:p>
    <w:p w14:paraId="176B79BC"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lastRenderedPageBreak/>
        <w:t>Hotaling, S., C. C. Muhlfeld, J. J. Giersch, O. A. Ali, S. Jordan, M. R. Miller, G. Luikart, and D. W. Weisrock. 2018. Demographic modelling reveals a history of divergence with gene flow for a glacially tied stonefly in a changing post-Pleistocene landscape. Journal of biogeography 45:304–317.</w:t>
      </w:r>
    </w:p>
    <w:p w14:paraId="1129EA5B"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Jennings, M. R., and M. P. Hayes. 1994. Amphibian and reptile species of special concern in California. Final Report. California Department of Fish and Game Inland Fisheries Division, Rancho Cordova.</w:t>
      </w:r>
    </w:p>
    <w:p w14:paraId="10105C5C"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Kim, S. Y., K. E. Lohmueller, A. Albrechtsen, Y. Li, T. Korneliussen, G. Tian, N. Grarup, T. Jiang, G. Andersen, D. Witte, T. Jorgensen, T. Hansen, O. Pedersen, J. Wang, and R. Nielsen. 2011. Estimation of allele frequency and association mapping using next-generation sequencing data. BMC bioinformatics 12:231.</w:t>
      </w:r>
    </w:p>
    <w:p w14:paraId="5EB3EAD8"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Korneliussen, T. S., A. Albrechtsen, and R. Nielsen. 2014. ANGSD: Analysis of Next Generation Sequencing Data. BMC bioinformatics 15:356.</w:t>
      </w:r>
    </w:p>
    <w:p w14:paraId="37454DDD"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Korneliussen, T. S., I. Moltke, A. Albrechtsen, and R. Nielsen. 2013. Calculation of Tajima’s D and other neutrality test statistics from low depth next-generation sequencing data. BMC bioinformatics 14:289.</w:t>
      </w:r>
    </w:p>
    <w:p w14:paraId="78C8F89D"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Kupferberg, S. J. 1996. Hydrologic and geomorphic factors affecting conservation of a river-breeding frog (Rana boylii). Ecological applications: a publication of the Ecological Society of America 6:1332–1344.</w:t>
      </w:r>
    </w:p>
    <w:p w14:paraId="50F69D5D"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Kupferberg, S. J., W. J. Palen, A. J. Lind, S. Bobzien, A. Catenazzi, J. Drennan, and M. E. Power. 2012. Effects of flow regimes altered by dams on survival, population declines, and range-wide losses of California river-breeding frogs. Conservation biology: the journal of the Society for Conservation Biology 26:513–524.</w:t>
      </w:r>
    </w:p>
    <w:p w14:paraId="1FFFDC38"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lastRenderedPageBreak/>
        <w:t>Li, H. 2011. A statistical framework for SNP calling, mutation discovery, association mapping and population genetical parameter estimation from sequencing data. Bioinformatics 27:2987–2993.</w:t>
      </w:r>
    </w:p>
    <w:p w14:paraId="35B0053E"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Li, H. 2013. Aligning sequence reads, clone sequences and assembly contigs with BWA-MEM.</w:t>
      </w:r>
    </w:p>
    <w:p w14:paraId="3CC5FE81"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Li, H., and R. Durbin. 2010. Fast and accurate long-read alignment with Burrows-Wheeler transform. Bioinformatics 26:589–595.</w:t>
      </w:r>
    </w:p>
    <w:p w14:paraId="12C172AF"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Li, H., B. Handsaker, A. Wysoker, T. Fennell, J. Ruan, N. Homer, G. Marth, G. Abecasis, R. Durbin, and 1000 Genome Project Data Processing Subgroup. 2009. The Sequence Alignment/Map format and SAMtools. Bioinformatics 25:2078–2079.</w:t>
      </w:r>
    </w:p>
    <w:p w14:paraId="2259528E"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Lind, A. J., H. H. Welsh Jr, and R. A. Wilson. 1996. The effects of a dam on breeding habitat and egg survival of the foothill yellow-legged frog (Rana boylii) in Northwestern Calfifornia. Herpetological review 27:62–66.</w:t>
      </w:r>
    </w:p>
    <w:p w14:paraId="57C0E727"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McCartney-Melstad, E., M. Gidiş, and H. B. Shaffer. 2018. Population genomic data reveal extreme geographic subdivision and novel conservation actions for the declining foothill yellow-legged frog. Heredity.</w:t>
      </w:r>
    </w:p>
    <w:p w14:paraId="1E70ADA5"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Miller, M. R., J. P. Brunelli, P. A. Wheeler, S. Liu, C. E. Rexroad 3rd, Y. Palti, C. Q. Doe, and G. H. Thorgaard. 2012. A conserved haplotype controls parallel adaptation in geographically distant salmonid populations. Molecular ecology 21:237–249.</w:t>
      </w:r>
    </w:p>
    <w:p w14:paraId="63C24AB0"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Miller, M. R., J. P. Dunham, A. Amores, W. A. Cresko, and E. A. Johnson. 2007. Rapid and cost-effective polymorphism identification and genotyping using restriction site associated DNA (RAD) markers. Genome research 17:240–248.</w:t>
      </w:r>
    </w:p>
    <w:p w14:paraId="2FB8212C"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Narum, S. R., C. A. Buerkle, J. W. Davey, M. R. Miller, and P. A. Hohenlohe. 2013. Genotyping-by-sequencing in ecological and conservation genomics. Molecular ecology 22:2841–2847.</w:t>
      </w:r>
    </w:p>
    <w:p w14:paraId="45DD69A7"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lastRenderedPageBreak/>
        <w:t>Nielsen, R., T. Korneliussen, A. Albrechtsen, Y. Li, and J. Wang. 2012. SNP calling, genotype calling, and sample allele frequency estimation from New-Generation Sequencing data. PloS one 7:e37558.</w:t>
      </w:r>
    </w:p>
    <w:p w14:paraId="5A2B0F3F"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Nunziata, S. O., S. L. Lance, D. E. Scott, E. M. Lemmon, and D. W. Weisrock. 2017. Genomic data detect corresponding signatures of population size change on an ecological time scale in two salamander species. Molecular ecology 26:1060–1074.</w:t>
      </w:r>
    </w:p>
    <w:p w14:paraId="40F4CD16"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O’Connell, K. A., J. W. Streicher, E. N. Smith, and M. K. Fujita. 2017. Geographical features are the predominant driver of molecular diversification in widely distributed North American whipsnakes. Molecular ecology 26:5729–5751.</w:t>
      </w:r>
    </w:p>
    <w:p w14:paraId="0A6C9FBC"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Parris, K. M., S. C. McCall, M. A. McCarthy, B. A. Minteer, K. Steele, S. Bekessy, and F. Medvecky. 2010. Assessing ethical trade-offs in ecological field studies. The Journal of applied ecology 47:227–234.</w:t>
      </w:r>
    </w:p>
    <w:p w14:paraId="0438A181"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Peek, R. 2010. Landscape Genetics of Foothill Yellow-Legged Frogs (Rana boylii) in regulated and unregulated rivers: Assessing connectivity and genetic fragmentation. Master’s Thesis, University of San Francisco.</w:t>
      </w:r>
    </w:p>
    <w:p w14:paraId="0B9879CE"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Pidancier, N., C. Miquel, and C. Miaud. 2003. Buccal swabs as a non-destructive tissue sampling method for DNA analysis in amphibians. The Herpetological journal 13:175–178.</w:t>
      </w:r>
    </w:p>
    <w:p w14:paraId="73858031"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Prince, D. J., S. M. O’Rourke, T. Q. Thompson, O. A. Ali, H. S. Lyman, I. K. Saglam, T. J. Hotaling, A. P. Spidle, and M. R. Miller. 2017. The evolutionary basis of premature migration in Pacific salmon highlights the utility of genomics for informing conservation. Science advances 3:e1603198.</w:t>
      </w:r>
    </w:p>
    <w:p w14:paraId="6393C605"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R Core Team. 2017. R: A Language and Environment for Statistical Computing. R Foundation for Statistical Computing, Vienna, Austria.</w:t>
      </w:r>
    </w:p>
    <w:p w14:paraId="37208F26"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lastRenderedPageBreak/>
        <w:t>Ricciardi, A., and J. B. Rasmussen. 1999. Extinction rates of North American freshwater fauna. Conservation biology: the journal of the Society for Conservation Biology 13:1220–1222.</w:t>
      </w:r>
    </w:p>
    <w:p w14:paraId="77207CC4"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Rousset, F. 1997. Genetic differentiation and estimation of gene flow from F-statistics under isolation by distance. Genetics 145:1219–1228.</w:t>
      </w:r>
    </w:p>
    <w:p w14:paraId="345F74D9"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Ruby, J. G., P. Bellare, and J. L. Derisi. 2013. PRICE: software for the targeted assembly of components of (Meta) genomic sequence data. G3 3:865–880.</w:t>
      </w:r>
    </w:p>
    <w:p w14:paraId="4D12763C"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Skotte, L., T. S. Korneliussen, and A. Albrechtsen. 2013. Estimating individual admixture proportions from next generation sequencing data. Genetics 195:693–702.</w:t>
      </w:r>
    </w:p>
    <w:p w14:paraId="584EA7A0"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Spinks, P. Q., R. C. Thomson, and H. B. Shaffer. 2010. Nuclear gene phylogeography reveals the historical legacy of an ancient inland sea on lineages of the western pond turtle, Emys marmorata in California. Molecular ecology 19:542–556.</w:t>
      </w:r>
    </w:p>
    <w:p w14:paraId="5C817812"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Stebbins, R. C. 2003. A Field Guide to Western Reptiles and Amphibians. 3rd edition. Houghton Mifflin Harcourt, Boston.</w:t>
      </w:r>
    </w:p>
    <w:p w14:paraId="6DE8274C"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Tajima, F. 1983. Evolutionary relationship of DNA sequences in finite populations. Genetics 105:437–460.</w:t>
      </w:r>
    </w:p>
    <w:p w14:paraId="7E3889DD"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Thomson, B., A. Wright, and B. Shaffer. 2016. California Amphibian and Reptile Species of Special Concern. University of California Press, Berkeley, CA., http://arssc.ucdavis.edu.</w:t>
      </w:r>
    </w:p>
    <w:p w14:paraId="5A0DDBD8"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USFWS. 2014. Endangered and Threatened Wildlife and Plants; Endangered Species Status for Sierra Nevada Yellow-Legged Frog and Northern Distinct Population Segment of the Mountain Yellow-Legged Frog, and Threatened Species Status for Yosemite Toad. Federal register 79:24255–24310.</w:t>
      </w:r>
    </w:p>
    <w:p w14:paraId="60B7D159"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Vredenburg, V., and D. Wake. 2007. Global decline of amphibians. Encyclopedia of Biodiversity:1–8.</w:t>
      </w:r>
    </w:p>
    <w:p w14:paraId="06E7220C"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lastRenderedPageBreak/>
        <w:t>Watterson, G. A. 1975. Number of Segregating Sites in Genetic Models without Recombination. Theoretical population biology 7:256–276.</w:t>
      </w:r>
    </w:p>
    <w:p w14:paraId="6C11CA3F"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Weir, B. S., and C. C. Cockerham. 1984. Estimating F-Statistics for the Analysis of Population-Structure. Evolution; international journal of organic evolution 38:1358–1370.</w:t>
      </w:r>
    </w:p>
    <w:p w14:paraId="0188D351"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Wilbur, H. M., and R. D. Semlitsch. 1990. Ecological Consequences of Tail Injury in Rana Tadpoles. Copeia 1990:18–24.</w:t>
      </w:r>
    </w:p>
    <w:p w14:paraId="791F8AC9"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Wright, S. 1943. Isolation by Distance. Genetics 28:114–138.</w:t>
      </w:r>
    </w:p>
    <w:p w14:paraId="4A1C4259" w14:textId="77777777" w:rsidR="007C50E9" w:rsidRPr="007C50E9" w:rsidRDefault="007C50E9" w:rsidP="007C50E9">
      <w:pPr>
        <w:pStyle w:val="Bibliography"/>
        <w:rPr>
          <w:rFonts w:ascii="Garamond" w:hAnsi="Garamond"/>
          <w:sz w:val="24"/>
          <w:szCs w:val="24"/>
        </w:rPr>
      </w:pPr>
      <w:r w:rsidRPr="007C50E9">
        <w:rPr>
          <w:rFonts w:ascii="Garamond" w:hAnsi="Garamond"/>
          <w:sz w:val="24"/>
          <w:szCs w:val="24"/>
        </w:rPr>
        <w:t>Yarnell, S. M., A. J. Lind, and J. F. Mount. 2012. Dynamic flow modelling of riverine amphibian habitat with application to regulated flow management. River research and applications 28:177–191.</w:t>
      </w:r>
    </w:p>
    <w:p w14:paraId="392A22FB" w14:textId="77777777" w:rsidR="007C50E9" w:rsidRPr="007C50E9" w:rsidRDefault="007C50E9" w:rsidP="007C50E9">
      <w:pPr>
        <w:pStyle w:val="Bibliography"/>
        <w:rPr>
          <w:rFonts w:ascii="Cambria" w:hAnsi="Cambria"/>
          <w:sz w:val="24"/>
        </w:rPr>
      </w:pPr>
      <w:r w:rsidRPr="007C50E9">
        <w:rPr>
          <w:rFonts w:ascii="Garamond" w:hAnsi="Garamond"/>
          <w:sz w:val="24"/>
          <w:szCs w:val="24"/>
        </w:rPr>
        <w:t>Yarnell, S., R. Peek, G. Epke, and A. Lind. 2016. Management of the Spring Snowmelt Recession in Regulated Systems. Journal of the American Water Resources Association 52:723–736</w:t>
      </w:r>
      <w:r w:rsidRPr="007C50E9">
        <w:rPr>
          <w:rFonts w:ascii="Cambria" w:hAnsi="Cambria"/>
          <w:sz w:val="24"/>
        </w:rPr>
        <w:t>.</w:t>
      </w:r>
    </w:p>
    <w:p w14:paraId="208CB813" w14:textId="77777777" w:rsidR="002846C3" w:rsidRDefault="007C50E9">
      <w:pPr>
        <w:widowControl w:val="0"/>
        <w:pBdr>
          <w:top w:val="nil"/>
          <w:left w:val="nil"/>
          <w:bottom w:val="nil"/>
          <w:right w:val="nil"/>
          <w:between w:val="nil"/>
        </w:pBdr>
        <w:spacing w:line="480" w:lineRule="auto"/>
        <w:rPr>
          <w:rFonts w:ascii="Cambria" w:eastAsia="Cambria" w:hAnsi="Cambria" w:cs="Cambria"/>
          <w:sz w:val="24"/>
          <w:szCs w:val="24"/>
        </w:rPr>
      </w:pPr>
      <w:r>
        <w:rPr>
          <w:rFonts w:ascii="Cambria" w:eastAsia="Cambria" w:hAnsi="Cambria" w:cs="Cambria"/>
          <w:sz w:val="24"/>
          <w:szCs w:val="24"/>
        </w:rPr>
        <w:fldChar w:fldCharType="end"/>
      </w:r>
    </w:p>
    <w:sectPr w:rsidR="002846C3">
      <w:headerReference w:type="default" r:id="rId14"/>
      <w:footerReference w:type="default" r:id="rId15"/>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Peter Moyle" w:date="2018-09-15T16:37:00Z" w:initials="PM">
    <w:p w14:paraId="4CD33528" w14:textId="77777777" w:rsidR="001957CF" w:rsidRDefault="001957CF">
      <w:pPr>
        <w:pStyle w:val="CommentText"/>
      </w:pPr>
      <w:r>
        <w:rPr>
          <w:rStyle w:val="CommentReference"/>
        </w:rPr>
        <w:annotationRef/>
      </w:r>
      <w:r>
        <w:t>The introduction needs a bit of work to make it more understandable; see suggestions.</w:t>
      </w:r>
    </w:p>
  </w:comment>
  <w:comment w:id="23" w:author="Peter Moyle" w:date="2018-09-15T16:29:00Z" w:initials="PM">
    <w:p w14:paraId="5DAB1BFE" w14:textId="77777777" w:rsidR="001957CF" w:rsidRDefault="001957CF">
      <w:pPr>
        <w:pStyle w:val="CommentText"/>
      </w:pPr>
      <w:r>
        <w:rPr>
          <w:rStyle w:val="CommentReference"/>
        </w:rPr>
        <w:annotationRef/>
      </w:r>
      <w:r>
        <w:t>Not clear</w:t>
      </w:r>
    </w:p>
  </w:comment>
  <w:comment w:id="31" w:author="Peter Moyle" w:date="2018-09-15T16:32:00Z" w:initials="PM">
    <w:p w14:paraId="085DBEA9" w14:textId="77777777" w:rsidR="001957CF" w:rsidRDefault="001957CF">
      <w:pPr>
        <w:pStyle w:val="CommentText"/>
      </w:pPr>
      <w:r>
        <w:rPr>
          <w:rStyle w:val="CommentReference"/>
        </w:rPr>
        <w:annotationRef/>
      </w:r>
      <w:r>
        <w:t>All names capitalized or none?</w:t>
      </w:r>
    </w:p>
  </w:comment>
  <w:comment w:id="33" w:author="Peter Moyle" w:date="2018-09-15T16:34:00Z" w:initials="PM">
    <w:p w14:paraId="0F6815A4" w14:textId="77777777" w:rsidR="001957CF" w:rsidRDefault="001957CF">
      <w:pPr>
        <w:pStyle w:val="CommentText"/>
      </w:pPr>
      <w:r>
        <w:rPr>
          <w:rStyle w:val="CommentReference"/>
        </w:rPr>
        <w:annotationRef/>
      </w:r>
      <w:r>
        <w:t>Awk. Break up.</w:t>
      </w:r>
    </w:p>
  </w:comment>
  <w:comment w:id="60" w:author="Peter Moyle" w:date="2018-09-15T17:26:00Z" w:initials="PM">
    <w:p w14:paraId="459117E8" w14:textId="3EA59AE5" w:rsidR="001957CF" w:rsidRDefault="001957CF">
      <w:pPr>
        <w:pStyle w:val="CommentText"/>
      </w:pPr>
      <w:r>
        <w:rPr>
          <w:rStyle w:val="CommentReference"/>
        </w:rPr>
        <w:annotationRef/>
      </w:r>
      <w:r>
        <w:t>?</w:t>
      </w:r>
      <w:r w:rsidR="0006413E">
        <w:t xml:space="preserve"> </w:t>
      </w:r>
      <w:r w:rsidR="0006413E">
        <w:t>and in rest of paper</w:t>
      </w:r>
    </w:p>
  </w:comment>
  <w:comment w:id="78" w:author="Peter Moyle" w:date="2018-09-15T17:21:00Z" w:initials="PM">
    <w:p w14:paraId="7F324830" w14:textId="1DC7D2EE" w:rsidR="001957CF" w:rsidRDefault="001957CF">
      <w:pPr>
        <w:pStyle w:val="CommentText"/>
      </w:pPr>
      <w:ins w:id="84" w:author="Peter Moyle" w:date="2018-09-15T17:01:00Z">
        <w:r>
          <w:rPr>
            <w:rStyle w:val="CommentReference"/>
          </w:rPr>
          <w:annotationRef/>
        </w:r>
      </w:ins>
      <w:r>
        <w:t>awk. Leave out the parenthetical sentence – covered in next paragraph</w:t>
      </w:r>
    </w:p>
  </w:comment>
  <w:comment w:id="94" w:author="Peter Moyle" w:date="2018-09-15T17:24:00Z" w:initials="PM">
    <w:p w14:paraId="09ECBDBB" w14:textId="294F48B2" w:rsidR="001957CF" w:rsidRDefault="001957CF">
      <w:pPr>
        <w:pStyle w:val="CommentText"/>
      </w:pPr>
      <w:r>
        <w:rPr>
          <w:rStyle w:val="CommentReference"/>
        </w:rPr>
        <w:annotationRef/>
      </w:r>
      <w:r w:rsidR="006056E4">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C84C18" w14:textId="77777777" w:rsidR="001957CF" w:rsidRDefault="001957CF">
      <w:pPr>
        <w:spacing w:line="240" w:lineRule="auto"/>
      </w:pPr>
      <w:r>
        <w:separator/>
      </w:r>
    </w:p>
  </w:endnote>
  <w:endnote w:type="continuationSeparator" w:id="0">
    <w:p w14:paraId="0658CAC3" w14:textId="77777777" w:rsidR="001957CF" w:rsidRDefault="001957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Roboto">
    <w:altName w:val="Times New Roman"/>
    <w:charset w:val="00"/>
    <w:family w:val="auto"/>
    <w:pitch w:val="variable"/>
    <w:sig w:usb0="E00002FF" w:usb1="5000205B" w:usb2="00000020"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6679C" w14:textId="77777777" w:rsidR="001957CF" w:rsidRDefault="001957CF">
    <w:pPr>
      <w:jc w:val="center"/>
      <w:rPr>
        <w:rFonts w:ascii="Roboto" w:eastAsia="Roboto" w:hAnsi="Roboto" w:cs="Roboto"/>
      </w:rPr>
    </w:pPr>
    <w:r>
      <w:rPr>
        <w:rFonts w:ascii="Roboto" w:eastAsia="Roboto" w:hAnsi="Roboto" w:cs="Roboto"/>
      </w:rPr>
      <w:fldChar w:fldCharType="begin"/>
    </w:r>
    <w:r>
      <w:rPr>
        <w:rFonts w:ascii="Roboto" w:eastAsia="Roboto" w:hAnsi="Roboto" w:cs="Roboto"/>
      </w:rPr>
      <w:instrText>PAGE</w:instrText>
    </w:r>
    <w:r>
      <w:rPr>
        <w:rFonts w:ascii="Roboto" w:eastAsia="Roboto" w:hAnsi="Roboto" w:cs="Roboto"/>
      </w:rPr>
      <w:fldChar w:fldCharType="separate"/>
    </w:r>
    <w:r w:rsidR="003365DF">
      <w:rPr>
        <w:rFonts w:ascii="Roboto" w:eastAsia="Roboto" w:hAnsi="Roboto" w:cs="Roboto"/>
        <w:noProof/>
      </w:rPr>
      <w:t>2</w:t>
    </w:r>
    <w:r>
      <w:rPr>
        <w:rFonts w:ascii="Roboto" w:eastAsia="Roboto" w:hAnsi="Roboto" w:cs="Roboto"/>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96B02C" w14:textId="77777777" w:rsidR="001957CF" w:rsidRDefault="001957CF">
      <w:pPr>
        <w:spacing w:line="240" w:lineRule="auto"/>
      </w:pPr>
      <w:r>
        <w:separator/>
      </w:r>
    </w:p>
  </w:footnote>
  <w:footnote w:type="continuationSeparator" w:id="0">
    <w:p w14:paraId="0C56F7EF" w14:textId="77777777" w:rsidR="001957CF" w:rsidRDefault="001957C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08D6C" w14:textId="77777777" w:rsidR="001957CF" w:rsidRDefault="001957C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846C3"/>
    <w:rsid w:val="00000BC7"/>
    <w:rsid w:val="00005FFB"/>
    <w:rsid w:val="000203C0"/>
    <w:rsid w:val="0006413E"/>
    <w:rsid w:val="000B5BAA"/>
    <w:rsid w:val="0012084F"/>
    <w:rsid w:val="00131E19"/>
    <w:rsid w:val="0015260A"/>
    <w:rsid w:val="001957CF"/>
    <w:rsid w:val="002846C3"/>
    <w:rsid w:val="002A65C0"/>
    <w:rsid w:val="002C4010"/>
    <w:rsid w:val="003365DF"/>
    <w:rsid w:val="0035525C"/>
    <w:rsid w:val="00385C47"/>
    <w:rsid w:val="0046157B"/>
    <w:rsid w:val="00476CD1"/>
    <w:rsid w:val="006056E4"/>
    <w:rsid w:val="00616F7C"/>
    <w:rsid w:val="006419CF"/>
    <w:rsid w:val="006630AE"/>
    <w:rsid w:val="00666B92"/>
    <w:rsid w:val="006D7263"/>
    <w:rsid w:val="00741D3C"/>
    <w:rsid w:val="00742008"/>
    <w:rsid w:val="007C50E9"/>
    <w:rsid w:val="008503F8"/>
    <w:rsid w:val="008535C2"/>
    <w:rsid w:val="00894542"/>
    <w:rsid w:val="009A454F"/>
    <w:rsid w:val="00A504FE"/>
    <w:rsid w:val="00AC4CF4"/>
    <w:rsid w:val="00AE1954"/>
    <w:rsid w:val="00B67E12"/>
    <w:rsid w:val="00B81254"/>
    <w:rsid w:val="00BA340D"/>
    <w:rsid w:val="00C62CD3"/>
    <w:rsid w:val="00C903F7"/>
    <w:rsid w:val="00CD33A9"/>
    <w:rsid w:val="00D1676D"/>
    <w:rsid w:val="00DA78AB"/>
    <w:rsid w:val="00DB7415"/>
    <w:rsid w:val="00EB4C39"/>
    <w:rsid w:val="00F707D7"/>
    <w:rsid w:val="00F81C81"/>
    <w:rsid w:val="00F944A0"/>
    <w:rsid w:val="00FC58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9B4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oboto" w:eastAsia="Roboto" w:hAnsi="Roboto" w:cs="Roboto"/>
      <w:b/>
      <w:sz w:val="28"/>
      <w:szCs w:val="28"/>
    </w:rPr>
  </w:style>
  <w:style w:type="paragraph" w:styleId="Heading2">
    <w:name w:val="heading 2"/>
    <w:basedOn w:val="Normal"/>
    <w:next w:val="Normal"/>
    <w:uiPriority w:val="9"/>
    <w:unhideWhenUsed/>
    <w:qFormat/>
    <w:pPr>
      <w:keepNext/>
      <w:keepLines/>
      <w:spacing w:before="360" w:after="120"/>
      <w:outlineLvl w:val="1"/>
    </w:pPr>
    <w:rPr>
      <w:rFonts w:ascii="Roboto" w:eastAsia="Roboto" w:hAnsi="Roboto" w:cs="Roboto"/>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7C50E9"/>
    <w:pPr>
      <w:spacing w:line="480" w:lineRule="auto"/>
      <w:ind w:left="720" w:hanging="720"/>
    </w:pPr>
  </w:style>
  <w:style w:type="paragraph" w:styleId="BalloonText">
    <w:name w:val="Balloon Text"/>
    <w:basedOn w:val="Normal"/>
    <w:link w:val="BalloonTextChar"/>
    <w:uiPriority w:val="99"/>
    <w:semiHidden/>
    <w:unhideWhenUsed/>
    <w:rsid w:val="00B67E1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E12"/>
    <w:rPr>
      <w:rFonts w:ascii="Lucida Grande" w:hAnsi="Lucida Grande" w:cs="Lucida Grande"/>
      <w:sz w:val="18"/>
      <w:szCs w:val="18"/>
    </w:rPr>
  </w:style>
  <w:style w:type="character" w:styleId="CommentReference">
    <w:name w:val="annotation reference"/>
    <w:basedOn w:val="DefaultParagraphFont"/>
    <w:uiPriority w:val="99"/>
    <w:semiHidden/>
    <w:unhideWhenUsed/>
    <w:rsid w:val="00EB4C39"/>
    <w:rPr>
      <w:sz w:val="18"/>
      <w:szCs w:val="18"/>
    </w:rPr>
  </w:style>
  <w:style w:type="paragraph" w:styleId="CommentText">
    <w:name w:val="annotation text"/>
    <w:basedOn w:val="Normal"/>
    <w:link w:val="CommentTextChar"/>
    <w:uiPriority w:val="99"/>
    <w:semiHidden/>
    <w:unhideWhenUsed/>
    <w:rsid w:val="00EB4C39"/>
    <w:pPr>
      <w:spacing w:line="240" w:lineRule="auto"/>
    </w:pPr>
    <w:rPr>
      <w:sz w:val="24"/>
      <w:szCs w:val="24"/>
    </w:rPr>
  </w:style>
  <w:style w:type="character" w:customStyle="1" w:styleId="CommentTextChar">
    <w:name w:val="Comment Text Char"/>
    <w:basedOn w:val="DefaultParagraphFont"/>
    <w:link w:val="CommentText"/>
    <w:uiPriority w:val="99"/>
    <w:semiHidden/>
    <w:rsid w:val="00EB4C39"/>
    <w:rPr>
      <w:sz w:val="24"/>
      <w:szCs w:val="24"/>
    </w:rPr>
  </w:style>
  <w:style w:type="paragraph" w:styleId="CommentSubject">
    <w:name w:val="annotation subject"/>
    <w:basedOn w:val="CommentText"/>
    <w:next w:val="CommentText"/>
    <w:link w:val="CommentSubjectChar"/>
    <w:uiPriority w:val="99"/>
    <w:semiHidden/>
    <w:unhideWhenUsed/>
    <w:rsid w:val="00EB4C39"/>
    <w:rPr>
      <w:b/>
      <w:bCs/>
      <w:sz w:val="20"/>
      <w:szCs w:val="20"/>
    </w:rPr>
  </w:style>
  <w:style w:type="character" w:customStyle="1" w:styleId="CommentSubjectChar">
    <w:name w:val="Comment Subject Char"/>
    <w:basedOn w:val="CommentTextChar"/>
    <w:link w:val="CommentSubject"/>
    <w:uiPriority w:val="99"/>
    <w:semiHidden/>
    <w:rsid w:val="00EB4C39"/>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oboto" w:eastAsia="Roboto" w:hAnsi="Roboto" w:cs="Roboto"/>
      <w:b/>
      <w:sz w:val="28"/>
      <w:szCs w:val="28"/>
    </w:rPr>
  </w:style>
  <w:style w:type="paragraph" w:styleId="Heading2">
    <w:name w:val="heading 2"/>
    <w:basedOn w:val="Normal"/>
    <w:next w:val="Normal"/>
    <w:uiPriority w:val="9"/>
    <w:unhideWhenUsed/>
    <w:qFormat/>
    <w:pPr>
      <w:keepNext/>
      <w:keepLines/>
      <w:spacing w:before="360" w:after="120"/>
      <w:outlineLvl w:val="1"/>
    </w:pPr>
    <w:rPr>
      <w:rFonts w:ascii="Roboto" w:eastAsia="Roboto" w:hAnsi="Roboto" w:cs="Roboto"/>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7C50E9"/>
    <w:pPr>
      <w:spacing w:line="480" w:lineRule="auto"/>
      <w:ind w:left="720" w:hanging="720"/>
    </w:pPr>
  </w:style>
  <w:style w:type="paragraph" w:styleId="BalloonText">
    <w:name w:val="Balloon Text"/>
    <w:basedOn w:val="Normal"/>
    <w:link w:val="BalloonTextChar"/>
    <w:uiPriority w:val="99"/>
    <w:semiHidden/>
    <w:unhideWhenUsed/>
    <w:rsid w:val="00B67E1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E12"/>
    <w:rPr>
      <w:rFonts w:ascii="Lucida Grande" w:hAnsi="Lucida Grande" w:cs="Lucida Grande"/>
      <w:sz w:val="18"/>
      <w:szCs w:val="18"/>
    </w:rPr>
  </w:style>
  <w:style w:type="character" w:styleId="CommentReference">
    <w:name w:val="annotation reference"/>
    <w:basedOn w:val="DefaultParagraphFont"/>
    <w:uiPriority w:val="99"/>
    <w:semiHidden/>
    <w:unhideWhenUsed/>
    <w:rsid w:val="00EB4C39"/>
    <w:rPr>
      <w:sz w:val="18"/>
      <w:szCs w:val="18"/>
    </w:rPr>
  </w:style>
  <w:style w:type="paragraph" w:styleId="CommentText">
    <w:name w:val="annotation text"/>
    <w:basedOn w:val="Normal"/>
    <w:link w:val="CommentTextChar"/>
    <w:uiPriority w:val="99"/>
    <w:semiHidden/>
    <w:unhideWhenUsed/>
    <w:rsid w:val="00EB4C39"/>
    <w:pPr>
      <w:spacing w:line="240" w:lineRule="auto"/>
    </w:pPr>
    <w:rPr>
      <w:sz w:val="24"/>
      <w:szCs w:val="24"/>
    </w:rPr>
  </w:style>
  <w:style w:type="character" w:customStyle="1" w:styleId="CommentTextChar">
    <w:name w:val="Comment Text Char"/>
    <w:basedOn w:val="DefaultParagraphFont"/>
    <w:link w:val="CommentText"/>
    <w:uiPriority w:val="99"/>
    <w:semiHidden/>
    <w:rsid w:val="00EB4C39"/>
    <w:rPr>
      <w:sz w:val="24"/>
      <w:szCs w:val="24"/>
    </w:rPr>
  </w:style>
  <w:style w:type="paragraph" w:styleId="CommentSubject">
    <w:name w:val="annotation subject"/>
    <w:basedOn w:val="CommentText"/>
    <w:next w:val="CommentText"/>
    <w:link w:val="CommentSubjectChar"/>
    <w:uiPriority w:val="99"/>
    <w:semiHidden/>
    <w:unhideWhenUsed/>
    <w:rsid w:val="00EB4C39"/>
    <w:rPr>
      <w:b/>
      <w:bCs/>
      <w:sz w:val="20"/>
      <w:szCs w:val="20"/>
    </w:rPr>
  </w:style>
  <w:style w:type="character" w:customStyle="1" w:styleId="CommentSubjectChar">
    <w:name w:val="Comment Subject Char"/>
    <w:basedOn w:val="CommentTextChar"/>
    <w:link w:val="CommentSubject"/>
    <w:uiPriority w:val="99"/>
    <w:semiHidden/>
    <w:rsid w:val="00EB4C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28</Pages>
  <Words>32341</Words>
  <Characters>184350</Characters>
  <Application>Microsoft Macintosh Word</Application>
  <DocSecurity>0</DocSecurity>
  <Lines>1536</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Moyle</cp:lastModifiedBy>
  <cp:revision>36</cp:revision>
  <dcterms:created xsi:type="dcterms:W3CDTF">2018-09-05T00:41:00Z</dcterms:created>
  <dcterms:modified xsi:type="dcterms:W3CDTF">2018-09-16T00:28:00Z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id="0qYrbvcN"/&gt;&lt;style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